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146313043" w:displacedByCustomXml="next"/>
    <w:bookmarkStart w:id="1" w:name="_Hlk146312161" w:displacedByCustomXml="next"/>
    <w:sdt>
      <w:sdtPr>
        <w:id w:val="35123438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i/>
          <w:iCs/>
          <w:color w:val="000000" w:themeColor="text1"/>
          <w:sz w:val="34"/>
          <w:szCs w:val="34"/>
        </w:rPr>
      </w:sdtEndPr>
      <w:sdtContent>
        <w:p w14:paraId="7158C290" w14:textId="77777777" w:rsidR="00001D14" w:rsidRDefault="00001D14"/>
        <w:p w14:paraId="752CFEC7" w14:textId="77777777" w:rsidR="00001D14" w:rsidRDefault="00001D14">
          <w:pPr>
            <w:rPr>
              <w:rFonts w:ascii="Arial" w:eastAsiaTheme="majorEastAsia" w:hAnsi="Arial" w:cs="Arial"/>
              <w:b/>
              <w:bCs/>
              <w:i/>
              <w:iCs/>
              <w:color w:val="000000" w:themeColor="text1"/>
              <w:sz w:val="34"/>
              <w:szCs w:val="3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5D4BB98" wp14:editId="0D2D7FE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904E3F" w14:textId="77777777" w:rsidR="00001D14" w:rsidRDefault="00565583">
                                <w:pPr>
                                  <w:pStyle w:val="a6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60D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Лабораторная работа №1</w:t>
                                    </w:r>
                                  </w:sdtContent>
                                </w:sdt>
                              </w:p>
                              <w:p w14:paraId="27169D95" w14:textId="77777777" w:rsidR="00001D14" w:rsidRPr="009D34A5" w:rsidRDefault="006660DD">
                                <w:pPr>
                                  <w:pStyle w:val="a6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32"/>
                                    <w:szCs w:val="32"/>
                                  </w:rPr>
                                </w:pPr>
                                <w:r w:rsidRPr="009D34A5">
                                  <w:rPr>
                                    <w:caps/>
                                    <w:color w:val="1F3864" w:themeColor="accent5" w:themeShade="80"/>
                                    <w:sz w:val="32"/>
                                    <w:szCs w:val="32"/>
                                  </w:rPr>
                                  <w:t>АС-23-04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36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A816AD" w14:textId="5F029DC6" w:rsidR="0012409F" w:rsidRPr="009D34A5" w:rsidRDefault="005619CE">
                                    <w:pPr>
                                      <w:pStyle w:val="a6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36"/>
                                        <w:szCs w:val="36"/>
                                      </w:rPr>
                                    </w:pPr>
                                    <w:del w:id="2" w:author="Ярослав Ханевский" w:date="2023-09-22T22:11:00Z">
                                      <w:r w:rsidRPr="009D34A5" w:rsidDel="005619CE">
                                        <w:rPr>
                                          <w:caps/>
                                          <w:color w:val="4472C4" w:themeColor="accent5"/>
                                          <w:sz w:val="36"/>
                                          <w:szCs w:val="36"/>
                                        </w:rPr>
                                        <w:delText>Ханевский Ярослав</w:delText>
                                      </w:r>
                                    </w:del>
                                    <w:ins w:id="3" w:author="Ярослав Ханевский" w:date="2023-09-22T22:11:00Z">
                                      <w:r>
                                        <w:rPr>
                                          <w:caps/>
                                          <w:color w:val="4472C4" w:themeColor="accent5"/>
                                          <w:sz w:val="36"/>
                                          <w:szCs w:val="36"/>
                                        </w:rPr>
                                        <w:t>Ярослав Ха</w:t>
                                      </w:r>
                                    </w:ins>
                                    <w:ins w:id="4" w:author="Ярослав Ханевский" w:date="2023-09-22T22:12:00Z">
                                      <w:r>
                                        <w:rPr>
                                          <w:caps/>
                                          <w:color w:val="4472C4" w:themeColor="accent5"/>
                                          <w:sz w:val="36"/>
                                          <w:szCs w:val="36"/>
                                        </w:rPr>
                                        <w:t>невский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5D4BB98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5C904E3F" w14:textId="77777777" w:rsidR="00001D14" w:rsidRDefault="00565583">
                          <w:pPr>
                            <w:pStyle w:val="a6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660D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Лабораторная работа №1</w:t>
                              </w:r>
                            </w:sdtContent>
                          </w:sdt>
                        </w:p>
                        <w:p w14:paraId="27169D95" w14:textId="77777777" w:rsidR="00001D14" w:rsidRPr="009D34A5" w:rsidRDefault="006660DD">
                          <w:pPr>
                            <w:pStyle w:val="a6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32"/>
                              <w:szCs w:val="32"/>
                            </w:rPr>
                          </w:pPr>
                          <w:r w:rsidRPr="009D34A5">
                            <w:rPr>
                              <w:caps/>
                              <w:color w:val="1F3864" w:themeColor="accent5" w:themeShade="80"/>
                              <w:sz w:val="32"/>
                              <w:szCs w:val="32"/>
                            </w:rPr>
                            <w:t>АС-23-04</w:t>
                          </w: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36"/>
                              <w:szCs w:val="36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A816AD" w14:textId="5F029DC6" w:rsidR="0012409F" w:rsidRPr="009D34A5" w:rsidRDefault="005619CE">
                              <w:pPr>
                                <w:pStyle w:val="a6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36"/>
                                  <w:szCs w:val="36"/>
                                </w:rPr>
                              </w:pPr>
                              <w:del w:id="5" w:author="Ярослав Ханевский" w:date="2023-09-22T22:11:00Z">
                                <w:r w:rsidRPr="009D34A5" w:rsidDel="005619CE"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36"/>
                                  </w:rPr>
                                  <w:delText>Ханевский Ярослав</w:delText>
                                </w:r>
                              </w:del>
                              <w:ins w:id="6" w:author="Ярослав Ханевский" w:date="2023-09-22T22:11:00Z">
                                <w:r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36"/>
                                  </w:rPr>
                                  <w:t>Ярослав Ха</w:t>
                                </w:r>
                              </w:ins>
                              <w:ins w:id="7" w:author="Ярослав Ханевский" w:date="2023-09-22T22:12:00Z">
                                <w:r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36"/>
                                  </w:rPr>
                                  <w:t>невский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8F7D0F" wp14:editId="0CBD634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DF886B7" w14:textId="77777777" w:rsidR="00001D14" w:rsidRDefault="00001D14">
                                    <w:pPr>
                                      <w:pStyle w:val="a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58F7D0F"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DF886B7" w14:textId="77777777" w:rsidR="00001D14" w:rsidRDefault="00001D14">
                              <w:pPr>
                                <w:pStyle w:val="a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b/>
              <w:bCs/>
              <w:i/>
              <w:iCs/>
              <w:color w:val="000000" w:themeColor="text1"/>
              <w:sz w:val="34"/>
              <w:szCs w:val="34"/>
            </w:rPr>
            <w:br w:type="page"/>
          </w:r>
        </w:p>
      </w:sdtContent>
    </w:sdt>
    <w:bookmarkEnd w:id="0" w:displacedByCustomXml="next"/>
    <w:customXmlInsRangeStart w:id="8" w:author="Ярослав Ханевский" w:date="2023-09-22T22:45:00Z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8053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ustomXmlInsRangeEnd w:id="8"/>
        <w:p w14:paraId="67CAE197" w14:textId="25F731EB" w:rsidR="008D0866" w:rsidRPr="001E036F" w:rsidRDefault="008D0866">
          <w:pPr>
            <w:pStyle w:val="af9"/>
            <w:rPr>
              <w:ins w:id="9" w:author="Ярослав Ханевский" w:date="2023-09-22T22:45:00Z"/>
              <w:sz w:val="48"/>
              <w:szCs w:val="48"/>
              <w:rPrChange w:id="10" w:author="Ярослав Ханевский" w:date="2023-09-22T22:52:00Z">
                <w:rPr>
                  <w:ins w:id="11" w:author="Ярослав Ханевский" w:date="2023-09-22T22:45:00Z"/>
                </w:rPr>
              </w:rPrChange>
            </w:rPr>
          </w:pPr>
          <w:ins w:id="12" w:author="Ярослав Ханевский" w:date="2023-09-22T22:45:00Z">
            <w:r w:rsidRPr="001E036F">
              <w:rPr>
                <w:sz w:val="48"/>
                <w:szCs w:val="48"/>
                <w:rPrChange w:id="13" w:author="Ярослав Ханевский" w:date="2023-09-22T22:52:00Z">
                  <w:rPr/>
                </w:rPrChange>
              </w:rPr>
              <w:t>Оглавление</w:t>
            </w:r>
          </w:ins>
        </w:p>
        <w:p w14:paraId="74978191" w14:textId="03E2243E" w:rsidR="000F067F" w:rsidRDefault="008D0866">
          <w:pPr>
            <w:pStyle w:val="13"/>
            <w:tabs>
              <w:tab w:val="right" w:leader="dot" w:pos="9345"/>
            </w:tabs>
            <w:rPr>
              <w:ins w:id="14" w:author="Ярослав Ханевский" w:date="2023-09-23T00:37:00Z"/>
              <w:rFonts w:eastAsiaTheme="minorEastAsia"/>
              <w:noProof/>
              <w:lang w:eastAsia="ru-RU"/>
            </w:rPr>
          </w:pPr>
          <w:ins w:id="15" w:author="Ярослав Ханевский" w:date="2023-09-22T22:45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16" w:author="Ярослав Ханевский" w:date="2023-09-23T00:37:00Z">
            <w:r w:rsidR="000F067F" w:rsidRPr="008A1972">
              <w:rPr>
                <w:rStyle w:val="a3"/>
                <w:noProof/>
              </w:rPr>
              <w:fldChar w:fldCharType="begin"/>
            </w:r>
            <w:r w:rsidR="000F067F" w:rsidRPr="008A1972">
              <w:rPr>
                <w:rStyle w:val="a3"/>
                <w:noProof/>
              </w:rPr>
              <w:instrText xml:space="preserve"> </w:instrText>
            </w:r>
            <w:r w:rsidR="000F067F">
              <w:rPr>
                <w:noProof/>
              </w:rPr>
              <w:instrText>HYPERLINK \l "_Toc146321895"</w:instrText>
            </w:r>
            <w:r w:rsidR="000F067F" w:rsidRPr="008A1972">
              <w:rPr>
                <w:rStyle w:val="a3"/>
                <w:noProof/>
              </w:rPr>
              <w:instrText xml:space="preserve"> </w:instrText>
            </w:r>
            <w:r w:rsidR="000F067F" w:rsidRPr="008A1972">
              <w:rPr>
                <w:rStyle w:val="a3"/>
                <w:noProof/>
              </w:rPr>
              <w:fldChar w:fldCharType="separate"/>
            </w:r>
            <w:r w:rsidR="000F067F" w:rsidRPr="008A1972">
              <w:rPr>
                <w:rStyle w:val="a3"/>
                <w:rFonts w:cstheme="majorHAnsi"/>
                <w:b/>
                <w:bCs/>
                <w:noProof/>
              </w:rPr>
              <w:t>Глава 1. Личные данные</w:t>
            </w:r>
            <w:r w:rsidR="000F067F">
              <w:rPr>
                <w:noProof/>
                <w:webHidden/>
              </w:rPr>
              <w:tab/>
            </w:r>
            <w:r w:rsidR="000F067F">
              <w:rPr>
                <w:noProof/>
                <w:webHidden/>
              </w:rPr>
              <w:fldChar w:fldCharType="begin"/>
            </w:r>
            <w:r w:rsidR="000F067F">
              <w:rPr>
                <w:noProof/>
                <w:webHidden/>
              </w:rPr>
              <w:instrText xml:space="preserve"> PAGEREF _Toc146321895 \h </w:instrText>
            </w:r>
          </w:ins>
          <w:r w:rsidR="000F067F">
            <w:rPr>
              <w:noProof/>
              <w:webHidden/>
            </w:rPr>
          </w:r>
          <w:r w:rsidR="000F067F">
            <w:rPr>
              <w:noProof/>
              <w:webHidden/>
            </w:rPr>
            <w:fldChar w:fldCharType="separate"/>
          </w:r>
          <w:ins w:id="17" w:author="Ярослав Ханевский" w:date="2023-09-23T00:37:00Z">
            <w:r w:rsidR="000F067F">
              <w:rPr>
                <w:noProof/>
                <w:webHidden/>
              </w:rPr>
              <w:t>2</w:t>
            </w:r>
            <w:r w:rsidR="000F067F">
              <w:rPr>
                <w:noProof/>
                <w:webHidden/>
              </w:rPr>
              <w:fldChar w:fldCharType="end"/>
            </w:r>
            <w:r w:rsidR="000F067F" w:rsidRPr="008A1972">
              <w:rPr>
                <w:rStyle w:val="a3"/>
                <w:noProof/>
              </w:rPr>
              <w:fldChar w:fldCharType="end"/>
            </w:r>
          </w:ins>
        </w:p>
        <w:p w14:paraId="73529C72" w14:textId="78885EE9" w:rsidR="000F067F" w:rsidRDefault="000F067F">
          <w:pPr>
            <w:pStyle w:val="13"/>
            <w:tabs>
              <w:tab w:val="right" w:leader="dot" w:pos="9345"/>
            </w:tabs>
            <w:rPr>
              <w:ins w:id="18" w:author="Ярослав Ханевский" w:date="2023-09-23T00:37:00Z"/>
              <w:rFonts w:eastAsiaTheme="minorEastAsia"/>
              <w:noProof/>
              <w:lang w:eastAsia="ru-RU"/>
            </w:rPr>
          </w:pPr>
          <w:ins w:id="19" w:author="Ярослав Ханевский" w:date="2023-09-23T00:37:00Z">
            <w:r w:rsidRPr="008A1972">
              <w:rPr>
                <w:rStyle w:val="a3"/>
                <w:noProof/>
              </w:rPr>
              <w:fldChar w:fldCharType="begin"/>
            </w:r>
            <w:r w:rsidRPr="008A1972">
              <w:rPr>
                <w:rStyle w:val="a3"/>
                <w:noProof/>
              </w:rPr>
              <w:instrText xml:space="preserve"> </w:instrText>
            </w:r>
            <w:r>
              <w:rPr>
                <w:noProof/>
              </w:rPr>
              <w:instrText>HYPERLINK \l "_Toc146321896"</w:instrText>
            </w:r>
            <w:r w:rsidRPr="008A1972">
              <w:rPr>
                <w:rStyle w:val="a3"/>
                <w:noProof/>
              </w:rPr>
              <w:instrText xml:space="preserve"> </w:instrText>
            </w:r>
            <w:r w:rsidRPr="008A1972">
              <w:rPr>
                <w:rStyle w:val="a3"/>
                <w:noProof/>
              </w:rPr>
              <w:fldChar w:fldCharType="separate"/>
            </w:r>
            <w:r w:rsidRPr="008A1972">
              <w:rPr>
                <w:rStyle w:val="a3"/>
                <w:rFonts w:cstheme="majorHAnsi"/>
                <w:noProof/>
              </w:rPr>
              <w:t>§ 1.1 Автобиография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_Toc146321896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Ярослав Ханевский" w:date="2023-09-23T00:37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8A1972">
              <w:rPr>
                <w:rStyle w:val="a3"/>
                <w:noProof/>
              </w:rPr>
              <w:fldChar w:fldCharType="end"/>
            </w:r>
          </w:ins>
        </w:p>
        <w:p w14:paraId="4348BC85" w14:textId="0C9996A3" w:rsidR="000F067F" w:rsidRDefault="000F067F">
          <w:pPr>
            <w:pStyle w:val="22"/>
            <w:tabs>
              <w:tab w:val="right" w:leader="dot" w:pos="9345"/>
            </w:tabs>
            <w:rPr>
              <w:ins w:id="21" w:author="Ярослав Ханевский" w:date="2023-09-23T00:37:00Z"/>
              <w:rFonts w:eastAsiaTheme="minorEastAsia"/>
              <w:noProof/>
              <w:lang w:eastAsia="ru-RU"/>
            </w:rPr>
          </w:pPr>
          <w:ins w:id="22" w:author="Ярослав Ханевский" w:date="2023-09-23T00:37:00Z">
            <w:r w:rsidRPr="008A1972">
              <w:rPr>
                <w:rStyle w:val="a3"/>
                <w:noProof/>
              </w:rPr>
              <w:fldChar w:fldCharType="begin"/>
            </w:r>
            <w:r w:rsidRPr="008A1972">
              <w:rPr>
                <w:rStyle w:val="a3"/>
                <w:noProof/>
              </w:rPr>
              <w:instrText xml:space="preserve"> </w:instrText>
            </w:r>
            <w:r>
              <w:rPr>
                <w:noProof/>
              </w:rPr>
              <w:instrText>HYPERLINK \l "_Toc146321897"</w:instrText>
            </w:r>
            <w:r w:rsidRPr="008A1972">
              <w:rPr>
                <w:rStyle w:val="a3"/>
                <w:noProof/>
              </w:rPr>
              <w:instrText xml:space="preserve"> </w:instrText>
            </w:r>
            <w:r w:rsidRPr="008A1972">
              <w:rPr>
                <w:rStyle w:val="a3"/>
                <w:noProof/>
              </w:rPr>
              <w:fldChar w:fldCharType="separate"/>
            </w:r>
            <w:r w:rsidRPr="008A1972">
              <w:rPr>
                <w:rStyle w:val="a3"/>
                <w:rFonts w:cstheme="majorHAnsi"/>
                <w:i/>
                <w:iCs/>
                <w:noProof/>
              </w:rPr>
              <w:t>§ 1.2 Моя малая родина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_Toc146321897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" w:author="Ярослав Ханевский" w:date="2023-09-23T00:3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8A1972">
              <w:rPr>
                <w:rStyle w:val="a3"/>
                <w:noProof/>
              </w:rPr>
              <w:fldChar w:fldCharType="end"/>
            </w:r>
          </w:ins>
        </w:p>
        <w:p w14:paraId="587524F0" w14:textId="6ACC8A81" w:rsidR="000F067F" w:rsidRDefault="000F067F">
          <w:pPr>
            <w:pStyle w:val="22"/>
            <w:tabs>
              <w:tab w:val="right" w:leader="dot" w:pos="9345"/>
            </w:tabs>
            <w:rPr>
              <w:ins w:id="24" w:author="Ярослав Ханевский" w:date="2023-09-23T00:37:00Z"/>
              <w:rFonts w:eastAsiaTheme="minorEastAsia"/>
              <w:noProof/>
              <w:lang w:eastAsia="ru-RU"/>
            </w:rPr>
          </w:pPr>
          <w:ins w:id="25" w:author="Ярослав Ханевский" w:date="2023-09-23T00:37:00Z">
            <w:r w:rsidRPr="008A1972">
              <w:rPr>
                <w:rStyle w:val="a3"/>
                <w:noProof/>
              </w:rPr>
              <w:fldChar w:fldCharType="begin"/>
            </w:r>
            <w:r w:rsidRPr="008A1972">
              <w:rPr>
                <w:rStyle w:val="a3"/>
                <w:noProof/>
              </w:rPr>
              <w:instrText xml:space="preserve"> </w:instrText>
            </w:r>
            <w:r>
              <w:rPr>
                <w:noProof/>
              </w:rPr>
              <w:instrText>HYPERLINK \l "_Toc146321898"</w:instrText>
            </w:r>
            <w:r w:rsidRPr="008A1972">
              <w:rPr>
                <w:rStyle w:val="a3"/>
                <w:noProof/>
              </w:rPr>
              <w:instrText xml:space="preserve"> </w:instrText>
            </w:r>
            <w:r w:rsidRPr="008A1972">
              <w:rPr>
                <w:rStyle w:val="a3"/>
                <w:noProof/>
              </w:rPr>
              <w:fldChar w:fldCharType="separate"/>
            </w:r>
            <w:r w:rsidRPr="008A1972">
              <w:rPr>
                <w:rStyle w:val="a3"/>
                <w:rFonts w:cstheme="majorHAnsi"/>
                <w:i/>
                <w:iCs/>
                <w:noProof/>
              </w:rPr>
              <w:t>§ 1.3 Портфолио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_Toc146321898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6" w:author="Ярослав Ханевский" w:date="2023-09-23T00:3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A1972">
              <w:rPr>
                <w:rStyle w:val="a3"/>
                <w:noProof/>
              </w:rPr>
              <w:fldChar w:fldCharType="end"/>
            </w:r>
          </w:ins>
        </w:p>
        <w:p w14:paraId="2116F73C" w14:textId="5B14110B" w:rsidR="000F067F" w:rsidRDefault="000F067F">
          <w:pPr>
            <w:pStyle w:val="13"/>
            <w:tabs>
              <w:tab w:val="right" w:leader="dot" w:pos="9345"/>
            </w:tabs>
            <w:rPr>
              <w:ins w:id="27" w:author="Ярослав Ханевский" w:date="2023-09-23T00:37:00Z"/>
              <w:rFonts w:eastAsiaTheme="minorEastAsia"/>
              <w:noProof/>
              <w:lang w:eastAsia="ru-RU"/>
            </w:rPr>
          </w:pPr>
          <w:ins w:id="28" w:author="Ярослав Ханевский" w:date="2023-09-23T00:37:00Z">
            <w:r w:rsidRPr="008A1972">
              <w:rPr>
                <w:rStyle w:val="a3"/>
                <w:noProof/>
              </w:rPr>
              <w:fldChar w:fldCharType="begin"/>
            </w:r>
            <w:r w:rsidRPr="008A1972">
              <w:rPr>
                <w:rStyle w:val="a3"/>
                <w:noProof/>
              </w:rPr>
              <w:instrText xml:space="preserve"> </w:instrText>
            </w:r>
            <w:r>
              <w:rPr>
                <w:noProof/>
              </w:rPr>
              <w:instrText>HYPERLINK \l "_Toc146321899"</w:instrText>
            </w:r>
            <w:r w:rsidRPr="008A1972">
              <w:rPr>
                <w:rStyle w:val="a3"/>
                <w:noProof/>
              </w:rPr>
              <w:instrText xml:space="preserve"> </w:instrText>
            </w:r>
            <w:r w:rsidRPr="008A1972">
              <w:rPr>
                <w:rStyle w:val="a3"/>
                <w:noProof/>
              </w:rPr>
              <w:fldChar w:fldCharType="separate"/>
            </w:r>
            <w:r w:rsidRPr="008A1972">
              <w:rPr>
                <w:rStyle w:val="a3"/>
                <w:rFonts w:cstheme="majorHAnsi"/>
                <w:b/>
                <w:bCs/>
                <w:noProof/>
              </w:rPr>
              <w:t>Глава 2. Моя будущая специальность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_Toc146321899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Ярослав Ханевский" w:date="2023-09-23T00:3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A1972">
              <w:rPr>
                <w:rStyle w:val="a3"/>
                <w:noProof/>
              </w:rPr>
              <w:fldChar w:fldCharType="end"/>
            </w:r>
          </w:ins>
        </w:p>
        <w:p w14:paraId="09178FCB" w14:textId="63C77CE9" w:rsidR="000F067F" w:rsidRDefault="000F067F">
          <w:pPr>
            <w:pStyle w:val="13"/>
            <w:tabs>
              <w:tab w:val="right" w:leader="dot" w:pos="9345"/>
            </w:tabs>
            <w:rPr>
              <w:ins w:id="30" w:author="Ярослав Ханевский" w:date="2023-09-23T00:37:00Z"/>
              <w:rFonts w:eastAsiaTheme="minorEastAsia"/>
              <w:noProof/>
              <w:lang w:eastAsia="ru-RU"/>
            </w:rPr>
          </w:pPr>
          <w:ins w:id="31" w:author="Ярослав Ханевский" w:date="2023-09-23T00:37:00Z">
            <w:r w:rsidRPr="008A1972">
              <w:rPr>
                <w:rStyle w:val="a3"/>
                <w:noProof/>
              </w:rPr>
              <w:fldChar w:fldCharType="begin"/>
            </w:r>
            <w:r w:rsidRPr="008A1972">
              <w:rPr>
                <w:rStyle w:val="a3"/>
                <w:noProof/>
              </w:rPr>
              <w:instrText xml:space="preserve"> </w:instrText>
            </w:r>
            <w:r>
              <w:rPr>
                <w:noProof/>
              </w:rPr>
              <w:instrText>HYPERLINK \l "_Toc146321900"</w:instrText>
            </w:r>
            <w:r w:rsidRPr="008A1972">
              <w:rPr>
                <w:rStyle w:val="a3"/>
                <w:noProof/>
              </w:rPr>
              <w:instrText xml:space="preserve"> </w:instrText>
            </w:r>
            <w:r w:rsidRPr="008A1972">
              <w:rPr>
                <w:rStyle w:val="a3"/>
                <w:noProof/>
              </w:rPr>
              <w:fldChar w:fldCharType="separate"/>
            </w:r>
            <w:r w:rsidRPr="008A1972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_Toc146321900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2" w:author="Ярослав Ханевский" w:date="2023-09-23T00:3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8A1972">
              <w:rPr>
                <w:rStyle w:val="a3"/>
                <w:noProof/>
              </w:rPr>
              <w:fldChar w:fldCharType="end"/>
            </w:r>
          </w:ins>
        </w:p>
        <w:p w14:paraId="21787709" w14:textId="67F40DCD" w:rsidR="008D0866" w:rsidDel="008D0866" w:rsidRDefault="008D0866">
          <w:pPr>
            <w:pStyle w:val="13"/>
            <w:tabs>
              <w:tab w:val="right" w:leader="dot" w:pos="9345"/>
            </w:tabs>
            <w:rPr>
              <w:del w:id="33" w:author="Ярослав Ханевский" w:date="2023-09-22T22:47:00Z"/>
              <w:noProof/>
            </w:rPr>
          </w:pPr>
          <w:del w:id="34" w:author="Ярослав Ханевский" w:date="2023-09-22T22:47:00Z">
            <w:r w:rsidRPr="008D0866" w:rsidDel="008D0866">
              <w:rPr>
                <w:rStyle w:val="a3"/>
                <w:rFonts w:cstheme="majorHAnsi"/>
                <w:b/>
                <w:bCs/>
                <w:noProof/>
              </w:rPr>
              <w:delText>Глава 1. Личные данные</w:delText>
            </w:r>
            <w:r w:rsidDel="008D0866">
              <w:rPr>
                <w:noProof/>
                <w:webHidden/>
              </w:rPr>
              <w:tab/>
              <w:delText>1</w:delText>
            </w:r>
          </w:del>
        </w:p>
        <w:p w14:paraId="257B656B" w14:textId="3F35F583" w:rsidR="008D0866" w:rsidDel="008D0866" w:rsidRDefault="008D0866">
          <w:pPr>
            <w:pStyle w:val="13"/>
            <w:tabs>
              <w:tab w:val="right" w:leader="dot" w:pos="9345"/>
            </w:tabs>
            <w:rPr>
              <w:del w:id="35" w:author="Ярослав Ханевский" w:date="2023-09-22T22:47:00Z"/>
              <w:noProof/>
            </w:rPr>
          </w:pPr>
          <w:del w:id="36" w:author="Ярослав Ханевский" w:date="2023-09-22T22:47:00Z">
            <w:r w:rsidRPr="008D0866" w:rsidDel="008D0866">
              <w:rPr>
                <w:rStyle w:val="a3"/>
                <w:rFonts w:cstheme="majorHAnsi"/>
                <w:noProof/>
              </w:rPr>
              <w:delText>§ 1.1 Автобиография</w:delText>
            </w:r>
            <w:r w:rsidDel="008D0866">
              <w:rPr>
                <w:noProof/>
                <w:webHidden/>
              </w:rPr>
              <w:tab/>
              <w:delText>1</w:delText>
            </w:r>
          </w:del>
        </w:p>
        <w:p w14:paraId="09EE88D9" w14:textId="31843AFF" w:rsidR="008D0866" w:rsidDel="008D0866" w:rsidRDefault="008D0866">
          <w:pPr>
            <w:pStyle w:val="22"/>
            <w:tabs>
              <w:tab w:val="right" w:leader="dot" w:pos="9345"/>
            </w:tabs>
            <w:rPr>
              <w:del w:id="37" w:author="Ярослав Ханевский" w:date="2023-09-22T22:47:00Z"/>
              <w:noProof/>
            </w:rPr>
          </w:pPr>
          <w:del w:id="38" w:author="Ярослав Ханевский" w:date="2023-09-22T22:47:00Z">
            <w:r w:rsidRPr="008D0866" w:rsidDel="008D0866">
              <w:rPr>
                <w:rStyle w:val="a3"/>
                <w:rFonts w:cstheme="majorHAnsi"/>
                <w:i/>
                <w:iCs/>
                <w:noProof/>
              </w:rPr>
              <w:delText>§ 1.2 Моя малая родина</w:delText>
            </w:r>
            <w:r w:rsidDel="008D0866">
              <w:rPr>
                <w:noProof/>
                <w:webHidden/>
              </w:rPr>
              <w:tab/>
              <w:delText>2</w:delText>
            </w:r>
          </w:del>
        </w:p>
        <w:p w14:paraId="1F04B18B" w14:textId="2F94C481" w:rsidR="008D0866" w:rsidDel="008D0866" w:rsidRDefault="008D0866">
          <w:pPr>
            <w:pStyle w:val="22"/>
            <w:tabs>
              <w:tab w:val="right" w:leader="dot" w:pos="9345"/>
            </w:tabs>
            <w:rPr>
              <w:del w:id="39" w:author="Ярослав Ханевский" w:date="2023-09-22T22:47:00Z"/>
              <w:noProof/>
            </w:rPr>
          </w:pPr>
          <w:del w:id="40" w:author="Ярослав Ханевский" w:date="2023-09-22T22:47:00Z">
            <w:r w:rsidRPr="008D0866" w:rsidDel="008D0866">
              <w:rPr>
                <w:rStyle w:val="a3"/>
                <w:rFonts w:cstheme="majorHAnsi"/>
                <w:i/>
                <w:iCs/>
                <w:noProof/>
              </w:rPr>
              <w:delText>§ 1.3 Портфолио</w:delText>
            </w:r>
            <w:r w:rsidDel="008D0866">
              <w:rPr>
                <w:noProof/>
                <w:webHidden/>
              </w:rPr>
              <w:tab/>
              <w:delText>4</w:delText>
            </w:r>
          </w:del>
        </w:p>
        <w:p w14:paraId="121BEAA1" w14:textId="2821F060" w:rsidR="008D0866" w:rsidDel="008D0866" w:rsidRDefault="008D0866">
          <w:pPr>
            <w:pStyle w:val="13"/>
            <w:tabs>
              <w:tab w:val="right" w:leader="dot" w:pos="9345"/>
            </w:tabs>
            <w:rPr>
              <w:del w:id="41" w:author="Ярослав Ханевский" w:date="2023-09-22T22:47:00Z"/>
              <w:noProof/>
            </w:rPr>
          </w:pPr>
          <w:del w:id="42" w:author="Ярослав Ханевский" w:date="2023-09-22T22:47:00Z">
            <w:r w:rsidRPr="008D0866" w:rsidDel="008D0866">
              <w:rPr>
                <w:rStyle w:val="a3"/>
                <w:rFonts w:cstheme="majorHAnsi"/>
                <w:b/>
                <w:bCs/>
                <w:noProof/>
              </w:rPr>
              <w:delText>Глава 2. Моя будущая специальность</w:delText>
            </w:r>
            <w:r w:rsidDel="008D0866">
              <w:rPr>
                <w:noProof/>
                <w:webHidden/>
              </w:rPr>
              <w:tab/>
              <w:delText>5</w:delText>
            </w:r>
          </w:del>
        </w:p>
        <w:p w14:paraId="5404E0C1" w14:textId="2C353BE1" w:rsidR="008D0866" w:rsidDel="008D0866" w:rsidRDefault="008D0866">
          <w:pPr>
            <w:pStyle w:val="13"/>
            <w:tabs>
              <w:tab w:val="right" w:leader="dot" w:pos="9345"/>
            </w:tabs>
            <w:rPr>
              <w:del w:id="43" w:author="Ярослав Ханевский" w:date="2023-09-22T22:47:00Z"/>
              <w:noProof/>
            </w:rPr>
          </w:pPr>
          <w:del w:id="44" w:author="Ярослав Ханевский" w:date="2023-09-22T22:47:00Z">
            <w:r w:rsidRPr="008D0866" w:rsidDel="008D0866">
              <w:rPr>
                <w:rStyle w:val="a3"/>
                <w:noProof/>
              </w:rPr>
              <w:delText>Список литературы</w:delText>
            </w:r>
            <w:r w:rsidDel="008D0866">
              <w:rPr>
                <w:noProof/>
                <w:webHidden/>
              </w:rPr>
              <w:tab/>
              <w:delText>6</w:delText>
            </w:r>
          </w:del>
        </w:p>
        <w:p w14:paraId="6D3D4627" w14:textId="48C9801E" w:rsidR="008D0866" w:rsidRDefault="008D0866">
          <w:pPr>
            <w:rPr>
              <w:ins w:id="45" w:author="Ярослав Ханевский" w:date="2023-09-22T22:47:00Z"/>
              <w:b/>
              <w:bCs/>
            </w:rPr>
          </w:pPr>
          <w:ins w:id="46" w:author="Ярослав Ханевский" w:date="2023-09-22T22:45:00Z">
            <w:r>
              <w:rPr>
                <w:b/>
                <w:bCs/>
              </w:rPr>
              <w:fldChar w:fldCharType="end"/>
            </w:r>
          </w:ins>
        </w:p>
        <w:customXmlInsRangeStart w:id="47" w:author="Ярослав Ханевский" w:date="2023-09-22T22:45:00Z"/>
      </w:sdtContent>
    </w:sdt>
    <w:customXmlInsRangeEnd w:id="47"/>
    <w:p w14:paraId="7544C807" w14:textId="77777777" w:rsidR="008D0866" w:rsidRDefault="008D0866">
      <w:pPr>
        <w:rPr>
          <w:ins w:id="48" w:author="Ярослав Ханевский" w:date="2023-09-22T22:47:00Z"/>
          <w:b/>
          <w:bCs/>
        </w:rPr>
      </w:pPr>
      <w:ins w:id="49" w:author="Ярослав Ханевский" w:date="2023-09-22T22:47:00Z">
        <w:r>
          <w:rPr>
            <w:b/>
            <w:bCs/>
          </w:rPr>
          <w:br w:type="page"/>
        </w:r>
      </w:ins>
    </w:p>
    <w:p w14:paraId="5A370ADB" w14:textId="67081A9A" w:rsidR="00101372" w:rsidRDefault="00557C00">
      <w:pPr>
        <w:pStyle w:val="1"/>
        <w:tabs>
          <w:tab w:val="left" w:pos="7545"/>
        </w:tabs>
        <w:rPr>
          <w:rFonts w:cstheme="majorHAnsi"/>
          <w:b/>
          <w:bCs/>
          <w:color w:val="000000" w:themeColor="text1"/>
        </w:rPr>
        <w:pPrChange w:id="50" w:author="Ярослав Ханевский" w:date="2023-09-22T22:13:00Z">
          <w:pPr>
            <w:pStyle w:val="1"/>
            <w:tabs>
              <w:tab w:val="left" w:pos="7485"/>
            </w:tabs>
          </w:pPr>
        </w:pPrChange>
      </w:pPr>
      <w:bookmarkStart w:id="51" w:name="_Toc146321895"/>
      <w:r w:rsidRPr="009D34A5">
        <w:rPr>
          <w:rFonts w:cstheme="majorHAnsi"/>
          <w:b/>
          <w:bCs/>
          <w:color w:val="000000" w:themeColor="text1"/>
        </w:rPr>
        <w:lastRenderedPageBreak/>
        <w:t>Глава 1. Личные данные</w:t>
      </w:r>
      <w:bookmarkEnd w:id="51"/>
    </w:p>
    <w:p w14:paraId="0CA8696D" w14:textId="77777777" w:rsidR="0079425F" w:rsidRPr="00101372" w:rsidRDefault="0079425F" w:rsidP="00101372">
      <w:pPr>
        <w:pStyle w:val="1"/>
        <w:tabs>
          <w:tab w:val="left" w:pos="7485"/>
        </w:tabs>
        <w:rPr>
          <w:rFonts w:cstheme="majorHAnsi"/>
          <w:b/>
          <w:bCs/>
          <w:color w:val="000000" w:themeColor="text1"/>
        </w:rPr>
      </w:pPr>
      <w:bookmarkStart w:id="52" w:name="_Toc146321896"/>
      <w:r w:rsidRPr="009D34A5">
        <w:rPr>
          <w:rFonts w:cstheme="majorHAnsi"/>
          <w:color w:val="000000" w:themeColor="text1"/>
          <w:sz w:val="26"/>
          <w:szCs w:val="26"/>
        </w:rPr>
        <w:t xml:space="preserve">§ 1.1 </w:t>
      </w:r>
      <w:r w:rsidR="003A0F95" w:rsidRPr="009D34A5">
        <w:rPr>
          <w:rFonts w:cstheme="majorHAnsi"/>
          <w:color w:val="000000" w:themeColor="text1"/>
          <w:sz w:val="26"/>
          <w:szCs w:val="26"/>
        </w:rPr>
        <w:t>Автобиогра</w:t>
      </w:r>
      <w:r w:rsidR="00614DCB" w:rsidRPr="009D34A5">
        <w:rPr>
          <w:rFonts w:cstheme="majorHAnsi"/>
          <w:color w:val="000000" w:themeColor="text1"/>
          <w:sz w:val="26"/>
          <w:szCs w:val="26"/>
        </w:rPr>
        <w:t>фия</w:t>
      </w:r>
      <w:bookmarkEnd w:id="52"/>
    </w:p>
    <w:p w14:paraId="33E1235C" w14:textId="77777777" w:rsidR="00001D14" w:rsidRPr="009D34A5" w:rsidRDefault="00001D14" w:rsidP="00001D14">
      <w:pPr>
        <w:keepNext/>
        <w:framePr w:dropCap="drop" w:lines="3" w:wrap="around" w:vAnchor="text" w:hAnchor="text"/>
        <w:spacing w:after="0" w:line="1265" w:lineRule="exact"/>
        <w:textAlignment w:val="baseline"/>
        <w:rPr>
          <w:rFonts w:ascii="Times New Roman" w:hAnsi="Times New Roman" w:cs="Times New Roman"/>
          <w:position w:val="-15"/>
          <w:sz w:val="28"/>
          <w:szCs w:val="28"/>
        </w:rPr>
      </w:pPr>
      <w:r w:rsidRPr="009D34A5">
        <w:rPr>
          <w:rFonts w:ascii="Times New Roman" w:hAnsi="Times New Roman" w:cs="Times New Roman"/>
          <w:position w:val="-15"/>
          <w:sz w:val="155"/>
          <w:szCs w:val="34"/>
        </w:rPr>
        <w:t>М</w:t>
      </w:r>
    </w:p>
    <w:p w14:paraId="5F165311" w14:textId="77777777" w:rsidR="00CF13DF" w:rsidRPr="009D34A5" w:rsidRDefault="003A0F95">
      <w:pPr>
        <w:rPr>
          <w:rFonts w:ascii="Times New Roman" w:hAnsi="Times New Roman" w:cs="Times New Roman"/>
          <w:sz w:val="28"/>
          <w:szCs w:val="28"/>
        </w:rPr>
      </w:pPr>
      <w:r w:rsidRPr="009D34A5">
        <w:rPr>
          <w:rFonts w:ascii="Times New Roman" w:hAnsi="Times New Roman" w:cs="Times New Roman"/>
          <w:sz w:val="28"/>
          <w:szCs w:val="28"/>
        </w:rPr>
        <w:t>еня</w:t>
      </w:r>
      <w:r w:rsidR="00614DCB" w:rsidRPr="009D34A5">
        <w:rPr>
          <w:rFonts w:ascii="Times New Roman" w:hAnsi="Times New Roman" w:cs="Times New Roman"/>
          <w:sz w:val="28"/>
          <w:szCs w:val="28"/>
        </w:rPr>
        <w:t xml:space="preserve"> зовут Ханевский</w:t>
      </w:r>
      <w:r w:rsidR="00F6204D">
        <w:rPr>
          <w:rFonts w:ascii="Times New Roman" w:hAnsi="Times New Roman" w:cs="Times New Roman"/>
          <w:sz w:val="28"/>
          <w:szCs w:val="28"/>
        </w:rPr>
        <w:fldChar w:fldCharType="begin"/>
      </w:r>
      <w:r w:rsidR="00F6204D">
        <w:instrText xml:space="preserve"> XE "</w:instrText>
      </w:r>
      <w:r w:rsidR="00F6204D" w:rsidRPr="00FB1011">
        <w:rPr>
          <w:rFonts w:ascii="Times New Roman" w:hAnsi="Times New Roman" w:cs="Times New Roman"/>
          <w:sz w:val="28"/>
          <w:szCs w:val="28"/>
        </w:rPr>
        <w:instrText>Ханевский</w:instrText>
      </w:r>
      <w:r w:rsidR="00F6204D">
        <w:instrText xml:space="preserve">" </w:instrText>
      </w:r>
      <w:r w:rsidR="00F6204D">
        <w:rPr>
          <w:rFonts w:ascii="Times New Roman" w:hAnsi="Times New Roman" w:cs="Times New Roman"/>
          <w:sz w:val="28"/>
          <w:szCs w:val="28"/>
        </w:rPr>
        <w:fldChar w:fldCharType="end"/>
      </w:r>
      <w:r w:rsidR="00614DCB" w:rsidRPr="009D34A5">
        <w:rPr>
          <w:rFonts w:ascii="Times New Roman" w:hAnsi="Times New Roman" w:cs="Times New Roman"/>
          <w:sz w:val="28"/>
          <w:szCs w:val="28"/>
        </w:rPr>
        <w:t xml:space="preserve"> Ярослав</w:t>
      </w:r>
      <w:r w:rsidR="00F6204D">
        <w:rPr>
          <w:rFonts w:ascii="Times New Roman" w:hAnsi="Times New Roman" w:cs="Times New Roman"/>
          <w:sz w:val="28"/>
          <w:szCs w:val="28"/>
        </w:rPr>
        <w:fldChar w:fldCharType="begin"/>
      </w:r>
      <w:r w:rsidR="00F6204D">
        <w:instrText xml:space="preserve"> XE "</w:instrText>
      </w:r>
      <w:r w:rsidR="00F6204D" w:rsidRPr="00A32C4C">
        <w:rPr>
          <w:rFonts w:ascii="Times New Roman" w:hAnsi="Times New Roman" w:cs="Times New Roman"/>
          <w:sz w:val="28"/>
          <w:szCs w:val="28"/>
        </w:rPr>
        <w:instrText>Ярослав</w:instrText>
      </w:r>
      <w:r w:rsidR="00F6204D">
        <w:instrText xml:space="preserve">" </w:instrText>
      </w:r>
      <w:r w:rsidR="00F6204D">
        <w:rPr>
          <w:rFonts w:ascii="Times New Roman" w:hAnsi="Times New Roman" w:cs="Times New Roman"/>
          <w:sz w:val="28"/>
          <w:szCs w:val="28"/>
        </w:rPr>
        <w:fldChar w:fldCharType="end"/>
      </w:r>
      <w:r w:rsidR="00614DCB" w:rsidRPr="009D34A5">
        <w:rPr>
          <w:rFonts w:ascii="Times New Roman" w:hAnsi="Times New Roman" w:cs="Times New Roman"/>
          <w:sz w:val="28"/>
          <w:szCs w:val="28"/>
        </w:rPr>
        <w:t xml:space="preserve">. Родился </w:t>
      </w:r>
      <w:r w:rsidR="00042923" w:rsidRPr="009D34A5">
        <w:rPr>
          <w:rFonts w:ascii="Times New Roman" w:hAnsi="Times New Roman" w:cs="Times New Roman"/>
          <w:sz w:val="28"/>
          <w:szCs w:val="28"/>
        </w:rPr>
        <w:t xml:space="preserve">24 декабря 2004 года </w:t>
      </w:r>
      <w:r w:rsidR="00614DCB" w:rsidRPr="009D34A5">
        <w:rPr>
          <w:rFonts w:ascii="Times New Roman" w:hAnsi="Times New Roman" w:cs="Times New Roman"/>
          <w:sz w:val="28"/>
          <w:szCs w:val="28"/>
        </w:rPr>
        <w:t xml:space="preserve">в небольшом, но очень живописном городе Жигулёвск, Самарская область. Из-за войны моя мама, Ханевская </w:t>
      </w:r>
      <w:r w:rsidR="007A383B">
        <w:rPr>
          <w:rFonts w:ascii="Times New Roman" w:hAnsi="Times New Roman" w:cs="Times New Roman"/>
          <w:sz w:val="28"/>
          <w:szCs w:val="28"/>
        </w:rPr>
        <w:t>Светлана</w:t>
      </w:r>
      <w:r w:rsidR="00614DCB" w:rsidRPr="009D34A5">
        <w:rPr>
          <w:rFonts w:ascii="Times New Roman" w:hAnsi="Times New Roman" w:cs="Times New Roman"/>
          <w:sz w:val="28"/>
          <w:szCs w:val="28"/>
        </w:rPr>
        <w:t>, переехала из Таджикистана</w:t>
      </w:r>
      <w:r w:rsidR="00F62A07">
        <w:rPr>
          <w:rStyle w:val="af0"/>
          <w:rFonts w:ascii="Times New Roman" w:hAnsi="Times New Roman" w:cs="Times New Roman"/>
          <w:sz w:val="28"/>
          <w:szCs w:val="28"/>
        </w:rPr>
        <w:footnoteReference w:id="1"/>
      </w:r>
      <w:r w:rsidR="00614DCB" w:rsidRPr="009D34A5">
        <w:rPr>
          <w:rFonts w:ascii="Times New Roman" w:hAnsi="Times New Roman" w:cs="Times New Roman"/>
          <w:sz w:val="28"/>
          <w:szCs w:val="28"/>
        </w:rPr>
        <w:t xml:space="preserve"> в Жигулёвск к своей бабушке, позже она познакомилась с моим отцом, Кузиным Александром. Я – старший из трёх сыновей в семье. </w:t>
      </w:r>
    </w:p>
    <w:p w14:paraId="767D9A6D" w14:textId="77777777" w:rsidR="007D3AA2" w:rsidRPr="009D34A5" w:rsidRDefault="007D3AA2">
      <w:pPr>
        <w:rPr>
          <w:rFonts w:ascii="Times New Roman" w:hAnsi="Times New Roman" w:cs="Times New Roman"/>
          <w:sz w:val="28"/>
          <w:szCs w:val="28"/>
        </w:rPr>
      </w:pPr>
      <w:r w:rsidRPr="009D34A5">
        <w:rPr>
          <w:rFonts w:ascii="Times New Roman" w:hAnsi="Times New Roman" w:cs="Times New Roman"/>
          <w:sz w:val="28"/>
          <w:szCs w:val="28"/>
        </w:rPr>
        <w:t xml:space="preserve">С самого детства родители прививали мне такие качества как благорасположение к людям, терпение, порядочность, доброта и честность. Благодаря разнице в характере мамы и папы я получил очень разносторонний взгляд на жизнь. </w:t>
      </w:r>
    </w:p>
    <w:p w14:paraId="4B9A2CFA" w14:textId="77777777" w:rsidR="00CF13DF" w:rsidRPr="009D34A5" w:rsidRDefault="008F72E0">
      <w:pPr>
        <w:rPr>
          <w:rFonts w:ascii="Times New Roman" w:hAnsi="Times New Roman" w:cs="Times New Roman"/>
          <w:sz w:val="28"/>
          <w:szCs w:val="28"/>
        </w:rPr>
      </w:pPr>
      <w:r w:rsidRPr="009D34A5">
        <w:rPr>
          <w:rFonts w:ascii="Times New Roman" w:hAnsi="Times New Roman" w:cs="Times New Roman"/>
          <w:sz w:val="28"/>
          <w:szCs w:val="28"/>
        </w:rPr>
        <w:t xml:space="preserve">В детстве я ходил </w:t>
      </w:r>
      <w:r w:rsidR="00614DCB" w:rsidRPr="009D34A5">
        <w:rPr>
          <w:rFonts w:ascii="Times New Roman" w:hAnsi="Times New Roman" w:cs="Times New Roman"/>
          <w:sz w:val="28"/>
          <w:szCs w:val="28"/>
        </w:rPr>
        <w:t xml:space="preserve">в детский сад «Дружные ребята». Позже поступил в школу № 16, </w:t>
      </w:r>
      <w:r w:rsidR="00517E92" w:rsidRPr="009D34A5">
        <w:rPr>
          <w:rFonts w:ascii="Times New Roman" w:hAnsi="Times New Roman" w:cs="Times New Roman"/>
          <w:sz w:val="28"/>
          <w:szCs w:val="28"/>
        </w:rPr>
        <w:t xml:space="preserve">где получил среднее общее образование. В целом учёба давалась мне просто, средний балл – 4. Моими любимыми предметами были информатика, математика и </w:t>
      </w:r>
      <w:r w:rsidR="00042923" w:rsidRPr="009D34A5">
        <w:rPr>
          <w:rFonts w:ascii="Times New Roman" w:hAnsi="Times New Roman" w:cs="Times New Roman"/>
          <w:sz w:val="28"/>
          <w:szCs w:val="28"/>
        </w:rPr>
        <w:t>астрономия</w:t>
      </w:r>
      <w:r w:rsidR="00517E92" w:rsidRPr="009D34A5">
        <w:rPr>
          <w:rFonts w:ascii="Times New Roman" w:hAnsi="Times New Roman" w:cs="Times New Roman"/>
          <w:sz w:val="28"/>
          <w:szCs w:val="28"/>
        </w:rPr>
        <w:t xml:space="preserve">. Среди самых нелюбимых предметов (по некоторым из них оценки были ниже остальных) можно выделить биологию, географию и </w:t>
      </w:r>
      <w:r w:rsidR="00042923" w:rsidRPr="009D34A5">
        <w:rPr>
          <w:rFonts w:ascii="Times New Roman" w:hAnsi="Times New Roman" w:cs="Times New Roman"/>
          <w:sz w:val="28"/>
          <w:szCs w:val="28"/>
        </w:rPr>
        <w:t>историю.</w:t>
      </w:r>
    </w:p>
    <w:p w14:paraId="74BC4384" w14:textId="77777777" w:rsidR="00042923" w:rsidRPr="009D34A5" w:rsidRDefault="00C758B8">
      <w:pPr>
        <w:rPr>
          <w:rFonts w:ascii="Times New Roman" w:hAnsi="Times New Roman" w:cs="Times New Roman"/>
          <w:sz w:val="28"/>
          <w:szCs w:val="28"/>
        </w:rPr>
      </w:pPr>
      <w:r w:rsidRPr="009D34A5">
        <w:rPr>
          <w:rFonts w:ascii="Times New Roman" w:hAnsi="Times New Roman" w:cs="Times New Roman"/>
          <w:sz w:val="28"/>
          <w:szCs w:val="28"/>
        </w:rPr>
        <w:t xml:space="preserve">Примерно </w:t>
      </w:r>
      <w:ins w:id="53" w:author="Ярослав Ханевский" w:date="2023-09-21T20:06:00Z">
        <w:r w:rsidR="000217E0">
          <w:rPr>
            <w:rFonts w:ascii="Times New Roman" w:hAnsi="Times New Roman" w:cs="Times New Roman"/>
            <w:sz w:val="28"/>
            <w:szCs w:val="28"/>
          </w:rPr>
          <w:t>с</w:t>
        </w:r>
      </w:ins>
      <w:del w:id="54" w:author="Ярослав Ханевский" w:date="2023-09-21T20:06:00Z">
        <w:r w:rsidRPr="009D34A5" w:rsidDel="000217E0">
          <w:rPr>
            <w:rFonts w:ascii="Times New Roman" w:hAnsi="Times New Roman" w:cs="Times New Roman"/>
            <w:sz w:val="28"/>
            <w:szCs w:val="28"/>
          </w:rPr>
          <w:delText>в</w:delText>
        </w:r>
      </w:del>
      <w:r w:rsidRPr="009D34A5">
        <w:rPr>
          <w:rFonts w:ascii="Times New Roman" w:hAnsi="Times New Roman" w:cs="Times New Roman"/>
          <w:sz w:val="28"/>
          <w:szCs w:val="28"/>
        </w:rPr>
        <w:t xml:space="preserve"> 14 лет я стал </w:t>
      </w:r>
      <w:r w:rsidR="00066591">
        <w:rPr>
          <w:rFonts w:ascii="Times New Roman" w:hAnsi="Times New Roman" w:cs="Times New Roman"/>
          <w:sz w:val="28"/>
          <w:szCs w:val="28"/>
        </w:rPr>
        <w:t>менее общительным</w:t>
      </w:r>
      <w:r w:rsidRPr="009D34A5">
        <w:rPr>
          <w:rFonts w:ascii="Times New Roman" w:hAnsi="Times New Roman" w:cs="Times New Roman"/>
          <w:sz w:val="28"/>
          <w:szCs w:val="28"/>
        </w:rPr>
        <w:t xml:space="preserve">. Где-то с 7 класса началось множество перераспределений учащихся в школе. После 9 </w:t>
      </w:r>
      <w:r w:rsidR="00EF7AE1" w:rsidRPr="009D34A5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9D34A5">
        <w:rPr>
          <w:rFonts w:ascii="Times New Roman" w:hAnsi="Times New Roman" w:cs="Times New Roman"/>
          <w:sz w:val="28"/>
          <w:szCs w:val="28"/>
        </w:rPr>
        <w:t xml:space="preserve">больше половины учеников </w:t>
      </w:r>
      <w:r w:rsidR="00EF7AE1" w:rsidRPr="009D34A5">
        <w:rPr>
          <w:rFonts w:ascii="Times New Roman" w:hAnsi="Times New Roman" w:cs="Times New Roman"/>
          <w:sz w:val="28"/>
          <w:szCs w:val="28"/>
        </w:rPr>
        <w:t xml:space="preserve">покинули учебное заведение, таким образом, остатки классов объединились в один 10 класс. Это были лучшие ученики, у каждого были свои уникальные способности. Именно в этот момент моя социализация начала набирать обороты, и к концу 11 класса мне стало гораздо проще общаться с людьми. </w:t>
      </w:r>
    </w:p>
    <w:p w14:paraId="757710D7" w14:textId="77777777" w:rsidR="0012409F" w:rsidRDefault="00AB11B8">
      <w:pPr>
        <w:rPr>
          <w:rFonts w:ascii="Times New Roman" w:hAnsi="Times New Roman" w:cs="Times New Roman"/>
          <w:sz w:val="28"/>
          <w:szCs w:val="28"/>
        </w:rPr>
      </w:pPr>
      <w:r w:rsidRPr="009D34A5">
        <w:rPr>
          <w:rFonts w:ascii="Times New Roman" w:hAnsi="Times New Roman" w:cs="Times New Roman"/>
          <w:sz w:val="28"/>
          <w:szCs w:val="28"/>
        </w:rPr>
        <w:t>После школы я успешно</w:t>
      </w:r>
      <w:r w:rsidR="00810D4E" w:rsidRPr="009D34A5">
        <w:rPr>
          <w:rFonts w:ascii="Times New Roman" w:hAnsi="Times New Roman" w:cs="Times New Roman"/>
          <w:sz w:val="28"/>
          <w:szCs w:val="28"/>
        </w:rPr>
        <w:t xml:space="preserve"> </w:t>
      </w:r>
      <w:r w:rsidRPr="009D34A5">
        <w:rPr>
          <w:rFonts w:ascii="Times New Roman" w:hAnsi="Times New Roman" w:cs="Times New Roman"/>
          <w:sz w:val="28"/>
          <w:szCs w:val="28"/>
        </w:rPr>
        <w:t xml:space="preserve">(по моему скромному мнению) сдал ЕГЭ и поступил в РГУ нефти и газа имени </w:t>
      </w:r>
      <w:r w:rsidR="00F62A07">
        <w:rPr>
          <w:rFonts w:ascii="Times New Roman" w:hAnsi="Times New Roman" w:cs="Times New Roman"/>
          <w:sz w:val="28"/>
          <w:szCs w:val="28"/>
        </w:rPr>
        <w:t xml:space="preserve">И. М. </w:t>
      </w:r>
      <w:r w:rsidRPr="009D34A5">
        <w:rPr>
          <w:rFonts w:ascii="Times New Roman" w:hAnsi="Times New Roman" w:cs="Times New Roman"/>
          <w:sz w:val="28"/>
          <w:szCs w:val="28"/>
        </w:rPr>
        <w:t>Губкина</w:t>
      </w:r>
      <w:r w:rsidR="00F6204D">
        <w:rPr>
          <w:rFonts w:ascii="Times New Roman" w:hAnsi="Times New Roman" w:cs="Times New Roman"/>
          <w:sz w:val="28"/>
          <w:szCs w:val="28"/>
        </w:rPr>
        <w:t xml:space="preserve"> на </w:t>
      </w:r>
      <w:ins w:id="55" w:author="Ярослав Ханевский" w:date="2023-09-21T20:16:00Z">
        <w:r w:rsidR="00A234AA">
          <w:rPr>
            <w:rFonts w:ascii="Times New Roman" w:hAnsi="Times New Roman" w:cs="Times New Roman"/>
            <w:sz w:val="28"/>
            <w:szCs w:val="28"/>
          </w:rPr>
          <w:t>кафедру АСУ</w:t>
        </w:r>
      </w:ins>
      <w:del w:id="56" w:author="Ярослав Ханевский" w:date="2023-09-21T20:16:00Z">
        <w:r w:rsidR="00F6204D" w:rsidDel="00A234AA">
          <w:rPr>
            <w:rFonts w:ascii="Times New Roman" w:hAnsi="Times New Roman" w:cs="Times New Roman"/>
            <w:sz w:val="28"/>
            <w:szCs w:val="28"/>
          </w:rPr>
          <w:delText>факультет «АиВТ»</w:delText>
        </w:r>
      </w:del>
      <w:r w:rsidR="00F6204D">
        <w:rPr>
          <w:rFonts w:ascii="Times New Roman" w:hAnsi="Times New Roman" w:cs="Times New Roman"/>
          <w:sz w:val="28"/>
          <w:szCs w:val="28"/>
        </w:rPr>
        <w:t xml:space="preserve"> </w:t>
      </w:r>
      <w:r w:rsidR="00B06A0C">
        <w:rPr>
          <w:rFonts w:ascii="Times New Roman" w:hAnsi="Times New Roman" w:cs="Times New Roman"/>
          <w:sz w:val="28"/>
          <w:szCs w:val="28"/>
        </w:rPr>
        <w:t>в группу АС-23-04</w:t>
      </w:r>
      <w:r w:rsidR="00B06A0C">
        <w:rPr>
          <w:rFonts w:ascii="Times New Roman" w:hAnsi="Times New Roman" w:cs="Times New Roman"/>
          <w:sz w:val="28"/>
          <w:szCs w:val="28"/>
        </w:rPr>
        <w:fldChar w:fldCharType="begin"/>
      </w:r>
      <w:r w:rsidR="00B06A0C">
        <w:instrText xml:space="preserve"> XE "</w:instrText>
      </w:r>
      <w:r w:rsidR="00B06A0C" w:rsidRPr="00E03713">
        <w:rPr>
          <w:rFonts w:ascii="Times New Roman" w:hAnsi="Times New Roman" w:cs="Times New Roman"/>
          <w:sz w:val="28"/>
          <w:szCs w:val="28"/>
        </w:rPr>
        <w:instrText>АС-23-04</w:instrText>
      </w:r>
      <w:r w:rsidR="00B06A0C">
        <w:instrText xml:space="preserve">" </w:instrText>
      </w:r>
      <w:r w:rsidR="00B06A0C">
        <w:rPr>
          <w:rFonts w:ascii="Times New Roman" w:hAnsi="Times New Roman" w:cs="Times New Roman"/>
          <w:sz w:val="28"/>
          <w:szCs w:val="28"/>
        </w:rPr>
        <w:fldChar w:fldCharType="end"/>
      </w:r>
      <w:r w:rsidRPr="009D34A5">
        <w:rPr>
          <w:rFonts w:ascii="Times New Roman" w:hAnsi="Times New Roman" w:cs="Times New Roman"/>
          <w:sz w:val="28"/>
          <w:szCs w:val="28"/>
        </w:rPr>
        <w:t>.</w:t>
      </w:r>
      <w:ins w:id="57" w:author="Ярослав Ханевский" w:date="2023-09-21T20:16:00Z">
        <w:r w:rsidR="00A234AA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A234AA" w:rsidRPr="00A234AA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  <w:rPrChange w:id="58" w:author="Ярослав Ханевский" w:date="2023-09-21T20:17:00Z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rPrChange>
          </w:rPr>
          <w:t>Кафедра обеспечивает подготовку студентов по профилю "Автоматизированные системы обработки информации и управления" направления 09.03.01 "Информатика и вычислительная техника".</w:t>
        </w:r>
      </w:ins>
      <w:r w:rsidR="00EF7AE1" w:rsidRPr="00A234AA">
        <w:rPr>
          <w:rFonts w:ascii="Times New Roman" w:hAnsi="Times New Roman" w:cs="Times New Roman"/>
          <w:sz w:val="28"/>
          <w:szCs w:val="28"/>
        </w:rPr>
        <w:t xml:space="preserve"> </w:t>
      </w:r>
      <w:ins w:id="59" w:author="Ярослав Ханевский" w:date="2023-09-21T20:17:00Z">
        <w:r w:rsidR="00A234AA">
          <w:rPr>
            <w:rFonts w:ascii="Times New Roman" w:hAnsi="Times New Roman" w:cs="Times New Roman"/>
            <w:sz w:val="28"/>
            <w:szCs w:val="28"/>
          </w:rPr>
          <w:t>В этот же университет</w:t>
        </w:r>
      </w:ins>
      <w:del w:id="60" w:author="Ярослав Ханевский" w:date="2023-09-21T20:17:00Z">
        <w:r w:rsidR="00EF7AE1" w:rsidRPr="009D34A5" w:rsidDel="00A234AA">
          <w:rPr>
            <w:rFonts w:ascii="Times New Roman" w:hAnsi="Times New Roman" w:cs="Times New Roman"/>
            <w:sz w:val="28"/>
            <w:szCs w:val="28"/>
          </w:rPr>
          <w:delText>Сюда же</w:delText>
        </w:r>
      </w:del>
      <w:r w:rsidR="00EF7AE1" w:rsidRPr="009D34A5">
        <w:rPr>
          <w:rFonts w:ascii="Times New Roman" w:hAnsi="Times New Roman" w:cs="Times New Roman"/>
          <w:sz w:val="28"/>
          <w:szCs w:val="28"/>
        </w:rPr>
        <w:t xml:space="preserve"> поступили </w:t>
      </w:r>
      <w:ins w:id="61" w:author="Ярослав Ханевский" w:date="2023-09-21T20:06:00Z">
        <w:r w:rsidR="000217E0">
          <w:rPr>
            <w:rFonts w:ascii="Times New Roman" w:hAnsi="Times New Roman" w:cs="Times New Roman"/>
            <w:sz w:val="28"/>
            <w:szCs w:val="28"/>
          </w:rPr>
          <w:t xml:space="preserve">мои </w:t>
        </w:r>
      </w:ins>
      <w:r w:rsidR="00EF7AE1" w:rsidRPr="009D34A5">
        <w:rPr>
          <w:rFonts w:ascii="Times New Roman" w:hAnsi="Times New Roman" w:cs="Times New Roman"/>
          <w:sz w:val="28"/>
          <w:szCs w:val="28"/>
        </w:rPr>
        <w:t>два школьных друга, с которыми мы продолжаем общение.</w:t>
      </w:r>
    </w:p>
    <w:p w14:paraId="73CE0BE7" w14:textId="77777777" w:rsidR="0012409F" w:rsidRDefault="00124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AB8A3D" w14:textId="77777777" w:rsidR="00E80E9C" w:rsidRPr="00066591" w:rsidRDefault="00E80E9C">
      <w:pPr>
        <w:rPr>
          <w:rFonts w:ascii="Times New Roman" w:hAnsi="Times New Roman" w:cs="Times New Roman"/>
          <w:sz w:val="28"/>
          <w:szCs w:val="28"/>
        </w:rPr>
        <w:sectPr w:rsidR="00E80E9C" w:rsidRPr="00066591" w:rsidSect="00101372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49E32099" w14:textId="77777777" w:rsidR="0079425F" w:rsidRPr="00066591" w:rsidRDefault="0079425F" w:rsidP="00066591">
      <w:pPr>
        <w:pStyle w:val="2"/>
        <w:rPr>
          <w:rFonts w:cstheme="majorHAnsi"/>
          <w:i/>
          <w:iCs/>
          <w:color w:val="000000" w:themeColor="text1"/>
        </w:rPr>
      </w:pPr>
      <w:bookmarkStart w:id="66" w:name="_§_1.2_Моя"/>
      <w:bookmarkStart w:id="67" w:name="_Toc146321897"/>
      <w:bookmarkEnd w:id="66"/>
      <w:r w:rsidRPr="00066591">
        <w:rPr>
          <w:rFonts w:cstheme="majorHAnsi"/>
          <w:i/>
          <w:iCs/>
          <w:color w:val="000000" w:themeColor="text1"/>
        </w:rPr>
        <w:lastRenderedPageBreak/>
        <w:t xml:space="preserve">§ 1.2 </w:t>
      </w:r>
      <w:r w:rsidR="00C4118D" w:rsidRPr="00066591">
        <w:rPr>
          <w:rFonts w:cstheme="majorHAnsi"/>
          <w:i/>
          <w:iCs/>
          <w:color w:val="000000" w:themeColor="text1"/>
        </w:rPr>
        <w:t>Моя малая родина</w:t>
      </w:r>
      <w:bookmarkEnd w:id="67"/>
    </w:p>
    <w:p w14:paraId="296670A4" w14:textId="77777777" w:rsidR="00066591" w:rsidRPr="00066591" w:rsidRDefault="00066591" w:rsidP="00066591">
      <w:pPr>
        <w:keepNext/>
        <w:framePr w:dropCap="drop" w:lines="3" w:wrap="around" w:vAnchor="text" w:hAnchor="text"/>
        <w:spacing w:after="0" w:line="1042" w:lineRule="exact"/>
        <w:textAlignment w:val="baseline"/>
        <w:rPr>
          <w:rFonts w:ascii="Times New Roman" w:hAnsi="Times New Roman" w:cs="Times New Roman"/>
          <w:position w:val="-12"/>
          <w:sz w:val="136"/>
          <w:szCs w:val="28"/>
        </w:rPr>
      </w:pPr>
      <w:r w:rsidRPr="00066591">
        <w:rPr>
          <w:rFonts w:ascii="Times New Roman" w:hAnsi="Times New Roman" w:cs="Times New Roman"/>
          <w:position w:val="-12"/>
          <w:sz w:val="136"/>
          <w:szCs w:val="28"/>
        </w:rPr>
        <w:t>Ж</w:t>
      </w:r>
    </w:p>
    <w:p w14:paraId="59FBFBFF" w14:textId="77777777" w:rsidR="00C4118D" w:rsidRPr="00066591" w:rsidRDefault="00C4118D">
      <w:pPr>
        <w:rPr>
          <w:rFonts w:ascii="Times New Roman" w:hAnsi="Times New Roman" w:cs="Times New Roman"/>
          <w:sz w:val="28"/>
          <w:szCs w:val="28"/>
        </w:rPr>
      </w:pPr>
      <w:r w:rsidRPr="00066591">
        <w:rPr>
          <w:rFonts w:ascii="Times New Roman" w:hAnsi="Times New Roman" w:cs="Times New Roman"/>
          <w:sz w:val="28"/>
          <w:szCs w:val="28"/>
        </w:rPr>
        <w:t>игулёвск – небольшой городок Самарской области численностью 51 тыс. человек. Площадь составляет 61 км</w:t>
      </w:r>
      <w:r w:rsidRPr="0006659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66591">
        <w:rPr>
          <w:rFonts w:ascii="Times New Roman" w:hAnsi="Times New Roman" w:cs="Times New Roman"/>
          <w:sz w:val="28"/>
          <w:szCs w:val="28"/>
        </w:rPr>
        <w:t xml:space="preserve">. </w:t>
      </w:r>
      <w:r w:rsidR="003F2210" w:rsidRPr="00066591">
        <w:rPr>
          <w:rFonts w:ascii="Times New Roman" w:hAnsi="Times New Roman" w:cs="Times New Roman"/>
          <w:sz w:val="28"/>
          <w:szCs w:val="28"/>
        </w:rPr>
        <w:t xml:space="preserve">Основанный в 1949 году Жигулёвск изначально являлся рабочим посёлком, после в 1952 году ему был присвоен статус города. </w:t>
      </w:r>
    </w:p>
    <w:p w14:paraId="32FF5D39" w14:textId="77777777" w:rsidR="003F2210" w:rsidRPr="00066591" w:rsidRDefault="003F2210">
      <w:pPr>
        <w:rPr>
          <w:rFonts w:ascii="Times New Roman" w:hAnsi="Times New Roman" w:cs="Times New Roman"/>
          <w:sz w:val="28"/>
          <w:szCs w:val="28"/>
        </w:rPr>
      </w:pPr>
      <w:r w:rsidRPr="00066591">
        <w:rPr>
          <w:rFonts w:ascii="Times New Roman" w:hAnsi="Times New Roman" w:cs="Times New Roman"/>
          <w:sz w:val="28"/>
          <w:szCs w:val="28"/>
        </w:rPr>
        <w:t>Среди достопримечательностей можно выделить национальный парк «Самарская Лука», Храм во имя святого праведного Иоанна Кронштадтского</w:t>
      </w:r>
      <w:r w:rsidR="00F62A07">
        <w:rPr>
          <w:rStyle w:val="af0"/>
          <w:rFonts w:ascii="Times New Roman" w:hAnsi="Times New Roman" w:cs="Times New Roman"/>
          <w:sz w:val="28"/>
          <w:szCs w:val="28"/>
        </w:rPr>
        <w:footnoteReference w:id="2"/>
      </w:r>
      <w:r w:rsidRPr="00066591">
        <w:rPr>
          <w:rFonts w:ascii="Times New Roman" w:hAnsi="Times New Roman" w:cs="Times New Roman"/>
          <w:sz w:val="28"/>
          <w:szCs w:val="28"/>
        </w:rPr>
        <w:t>.</w:t>
      </w:r>
    </w:p>
    <w:p w14:paraId="09A829A7" w14:textId="77777777" w:rsidR="003F2210" w:rsidRPr="00066591" w:rsidRDefault="003F2210">
      <w:pPr>
        <w:rPr>
          <w:rFonts w:ascii="Times New Roman" w:hAnsi="Times New Roman" w:cs="Times New Roman"/>
          <w:sz w:val="28"/>
          <w:szCs w:val="28"/>
        </w:rPr>
      </w:pPr>
      <w:r w:rsidRPr="00066591">
        <w:rPr>
          <w:rFonts w:ascii="Times New Roman" w:hAnsi="Times New Roman" w:cs="Times New Roman"/>
          <w:sz w:val="28"/>
          <w:szCs w:val="28"/>
        </w:rPr>
        <w:t>Отдельно необходимо сказать</w:t>
      </w:r>
      <w:r w:rsidR="00B6503D">
        <w:rPr>
          <w:rFonts w:ascii="Times New Roman" w:hAnsi="Times New Roman" w:cs="Times New Roman"/>
          <w:sz w:val="28"/>
          <w:szCs w:val="28"/>
        </w:rPr>
        <w:t xml:space="preserve"> о том</w:t>
      </w:r>
      <w:r w:rsidRPr="00066591">
        <w:rPr>
          <w:rFonts w:ascii="Times New Roman" w:hAnsi="Times New Roman" w:cs="Times New Roman"/>
          <w:sz w:val="28"/>
          <w:szCs w:val="28"/>
        </w:rPr>
        <w:t xml:space="preserve">, что природа Жигулёвска, как и природа всего Самарского края, является необычайно красивой. Город находится в так называемой «Каменной чаше» (он окружён горами со всех сторон). </w:t>
      </w:r>
      <w:r w:rsidR="00253D12" w:rsidRPr="00066591">
        <w:rPr>
          <w:rFonts w:ascii="Times New Roman" w:hAnsi="Times New Roman" w:cs="Times New Roman"/>
          <w:sz w:val="28"/>
          <w:szCs w:val="28"/>
        </w:rPr>
        <w:t>Берёзов</w:t>
      </w:r>
      <w:r w:rsidR="009A1835" w:rsidRPr="00066591">
        <w:rPr>
          <w:rFonts w:ascii="Times New Roman" w:hAnsi="Times New Roman" w:cs="Times New Roman"/>
          <w:sz w:val="28"/>
          <w:szCs w:val="28"/>
        </w:rPr>
        <w:t>ую</w:t>
      </w:r>
      <w:r w:rsidR="00253D12" w:rsidRPr="00066591">
        <w:rPr>
          <w:rFonts w:ascii="Times New Roman" w:hAnsi="Times New Roman" w:cs="Times New Roman"/>
          <w:sz w:val="28"/>
          <w:szCs w:val="28"/>
        </w:rPr>
        <w:t xml:space="preserve"> рощ</w:t>
      </w:r>
      <w:r w:rsidR="009A1835" w:rsidRPr="00066591">
        <w:rPr>
          <w:rFonts w:ascii="Times New Roman" w:hAnsi="Times New Roman" w:cs="Times New Roman"/>
          <w:sz w:val="28"/>
          <w:szCs w:val="28"/>
        </w:rPr>
        <w:t>у</w:t>
      </w:r>
      <w:r w:rsidR="00253D12" w:rsidRPr="00066591">
        <w:rPr>
          <w:rFonts w:ascii="Times New Roman" w:hAnsi="Times New Roman" w:cs="Times New Roman"/>
          <w:sz w:val="28"/>
          <w:szCs w:val="28"/>
        </w:rPr>
        <w:t>, что привлекает туристов своими живописными ландшафтами</w:t>
      </w:r>
      <w:r w:rsidR="009A1835" w:rsidRPr="00066591">
        <w:rPr>
          <w:rFonts w:ascii="Times New Roman" w:hAnsi="Times New Roman" w:cs="Times New Roman"/>
          <w:sz w:val="28"/>
          <w:szCs w:val="28"/>
        </w:rPr>
        <w:t>, также можно назвать одной из достопримечательностей города. Недаром Жигулёвск всё чаще называют городом-курортом.</w:t>
      </w:r>
    </w:p>
    <w:p w14:paraId="1352AC42" w14:textId="77777777" w:rsidR="008E0BE5" w:rsidRPr="00B6503D" w:rsidRDefault="009A1835">
      <w:pPr>
        <w:rPr>
          <w:rFonts w:ascii="Times New Roman" w:hAnsi="Times New Roman" w:cs="Times New Roman"/>
          <w:sz w:val="28"/>
          <w:szCs w:val="28"/>
        </w:rPr>
      </w:pPr>
      <w:r w:rsidRPr="00066591">
        <w:rPr>
          <w:rFonts w:ascii="Times New Roman" w:hAnsi="Times New Roman" w:cs="Times New Roman"/>
          <w:sz w:val="28"/>
          <w:szCs w:val="28"/>
        </w:rPr>
        <w:t xml:space="preserve">Население города способно удивить </w:t>
      </w:r>
      <w:ins w:id="68" w:author="Ярослав Ханевский" w:date="2023-09-21T20:06:00Z">
        <w:r w:rsidR="000217E0">
          <w:rPr>
            <w:rFonts w:ascii="Times New Roman" w:hAnsi="Times New Roman" w:cs="Times New Roman"/>
            <w:sz w:val="28"/>
            <w:szCs w:val="28"/>
          </w:rPr>
          <w:t>жител</w:t>
        </w:r>
      </w:ins>
      <w:ins w:id="69" w:author="Ярослав Ханевский" w:date="2023-09-21T20:07:00Z">
        <w:r w:rsidR="000217E0">
          <w:rPr>
            <w:rFonts w:ascii="Times New Roman" w:hAnsi="Times New Roman" w:cs="Times New Roman"/>
            <w:sz w:val="28"/>
            <w:szCs w:val="28"/>
          </w:rPr>
          <w:t xml:space="preserve">ей большого города </w:t>
        </w:r>
      </w:ins>
      <w:r w:rsidRPr="00066591">
        <w:rPr>
          <w:rFonts w:ascii="Times New Roman" w:hAnsi="Times New Roman" w:cs="Times New Roman"/>
          <w:sz w:val="28"/>
          <w:szCs w:val="28"/>
        </w:rPr>
        <w:t>своей открытостью и доброжелательностью. Скорее всего такое поведение является следствием небольших размеров Жигулёвска.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6503D" w:rsidRPr="00B6503D" w14:paraId="58EF34CA" w14:textId="77777777" w:rsidTr="0039516A">
        <w:tc>
          <w:tcPr>
            <w:tcW w:w="9345" w:type="dxa"/>
            <w:gridSpan w:val="5"/>
          </w:tcPr>
          <w:p w14:paraId="65A7297B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 г. Жигулёвск</w:t>
            </w:r>
          </w:p>
        </w:tc>
      </w:tr>
      <w:tr w:rsidR="00B6503D" w:rsidRPr="00B6503D" w14:paraId="48448989" w14:textId="77777777" w:rsidTr="0039516A">
        <w:tc>
          <w:tcPr>
            <w:tcW w:w="1869" w:type="dxa"/>
          </w:tcPr>
          <w:p w14:paraId="6BC912CE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1959 г.</w:t>
            </w:r>
          </w:p>
        </w:tc>
        <w:tc>
          <w:tcPr>
            <w:tcW w:w="1869" w:type="dxa"/>
          </w:tcPr>
          <w:p w14:paraId="1BE3587B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1979 г.</w:t>
            </w:r>
          </w:p>
        </w:tc>
        <w:tc>
          <w:tcPr>
            <w:tcW w:w="1869" w:type="dxa"/>
          </w:tcPr>
          <w:p w14:paraId="7BC63308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1998 г.</w:t>
            </w:r>
          </w:p>
        </w:tc>
        <w:tc>
          <w:tcPr>
            <w:tcW w:w="1869" w:type="dxa"/>
          </w:tcPr>
          <w:p w14:paraId="7DA0BDA0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2012 г.</w:t>
            </w:r>
          </w:p>
        </w:tc>
        <w:tc>
          <w:tcPr>
            <w:tcW w:w="1869" w:type="dxa"/>
          </w:tcPr>
          <w:p w14:paraId="1A97AFEB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2021 г.</w:t>
            </w:r>
          </w:p>
        </w:tc>
      </w:tr>
      <w:tr w:rsidR="00B6503D" w:rsidRPr="00B6503D" w14:paraId="2F25BA89" w14:textId="77777777" w:rsidTr="0039516A">
        <w:tc>
          <w:tcPr>
            <w:tcW w:w="1869" w:type="dxa"/>
          </w:tcPr>
          <w:p w14:paraId="085D2B55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46 117</w:t>
            </w:r>
          </w:p>
        </w:tc>
        <w:tc>
          <w:tcPr>
            <w:tcW w:w="1869" w:type="dxa"/>
          </w:tcPr>
          <w:p w14:paraId="79541831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46 157</w:t>
            </w:r>
          </w:p>
        </w:tc>
        <w:tc>
          <w:tcPr>
            <w:tcW w:w="1869" w:type="dxa"/>
          </w:tcPr>
          <w:p w14:paraId="2A311879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47 700</w:t>
            </w:r>
          </w:p>
        </w:tc>
        <w:tc>
          <w:tcPr>
            <w:tcW w:w="1869" w:type="dxa"/>
          </w:tcPr>
          <w:p w14:paraId="3884996C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55 606</w:t>
            </w:r>
          </w:p>
        </w:tc>
        <w:tc>
          <w:tcPr>
            <w:tcW w:w="1869" w:type="dxa"/>
          </w:tcPr>
          <w:p w14:paraId="51FE984E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50 466</w:t>
            </w:r>
          </w:p>
        </w:tc>
      </w:tr>
    </w:tbl>
    <w:p w14:paraId="5571D736" w14:textId="77777777" w:rsidR="00B6503D" w:rsidRDefault="00B6503D">
      <w:pPr>
        <w:rPr>
          <w:rFonts w:cstheme="minorHAnsi"/>
          <w:i/>
          <w:iCs/>
          <w:color w:val="44546A" w:themeColor="text2"/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6503D" w:rsidRPr="00B6503D" w14:paraId="184C39CD" w14:textId="77777777" w:rsidTr="0039516A">
        <w:tc>
          <w:tcPr>
            <w:tcW w:w="9345" w:type="dxa"/>
            <w:gridSpan w:val="5"/>
          </w:tcPr>
          <w:p w14:paraId="0B5A0A5D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 г. Душанбе</w:t>
            </w:r>
          </w:p>
        </w:tc>
      </w:tr>
      <w:tr w:rsidR="00B6503D" w:rsidRPr="00B6503D" w14:paraId="53F46428" w14:textId="77777777" w:rsidTr="0039516A">
        <w:tc>
          <w:tcPr>
            <w:tcW w:w="1869" w:type="dxa"/>
          </w:tcPr>
          <w:p w14:paraId="3F5220CD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1939 г.</w:t>
            </w:r>
          </w:p>
        </w:tc>
        <w:tc>
          <w:tcPr>
            <w:tcW w:w="1869" w:type="dxa"/>
          </w:tcPr>
          <w:p w14:paraId="4CC11C35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1989 г.</w:t>
            </w:r>
          </w:p>
        </w:tc>
        <w:tc>
          <w:tcPr>
            <w:tcW w:w="1869" w:type="dxa"/>
          </w:tcPr>
          <w:p w14:paraId="2763FEE3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1998 г.</w:t>
            </w:r>
          </w:p>
        </w:tc>
        <w:tc>
          <w:tcPr>
            <w:tcW w:w="1869" w:type="dxa"/>
          </w:tcPr>
          <w:p w14:paraId="423617F1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2012 г.</w:t>
            </w:r>
          </w:p>
        </w:tc>
        <w:tc>
          <w:tcPr>
            <w:tcW w:w="1869" w:type="dxa"/>
          </w:tcPr>
          <w:p w14:paraId="30414B59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2021 г.</w:t>
            </w:r>
          </w:p>
        </w:tc>
      </w:tr>
      <w:tr w:rsidR="00B6503D" w:rsidRPr="00B6503D" w14:paraId="1DF74CD7" w14:textId="77777777" w:rsidTr="0039516A">
        <w:tc>
          <w:tcPr>
            <w:tcW w:w="1869" w:type="dxa"/>
          </w:tcPr>
          <w:p w14:paraId="61B32FAA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82 597</w:t>
            </w:r>
          </w:p>
        </w:tc>
        <w:tc>
          <w:tcPr>
            <w:tcW w:w="1869" w:type="dxa"/>
          </w:tcPr>
          <w:p w14:paraId="3238847F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592 200</w:t>
            </w:r>
          </w:p>
        </w:tc>
        <w:tc>
          <w:tcPr>
            <w:tcW w:w="1869" w:type="dxa"/>
          </w:tcPr>
          <w:p w14:paraId="3D3FB9A7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518 800</w:t>
            </w:r>
          </w:p>
        </w:tc>
        <w:tc>
          <w:tcPr>
            <w:tcW w:w="1869" w:type="dxa"/>
          </w:tcPr>
          <w:p w14:paraId="50C21A60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748 000</w:t>
            </w:r>
          </w:p>
        </w:tc>
        <w:tc>
          <w:tcPr>
            <w:tcW w:w="1869" w:type="dxa"/>
          </w:tcPr>
          <w:p w14:paraId="417AC57E" w14:textId="77777777" w:rsidR="00B6503D" w:rsidRPr="00B6503D" w:rsidRDefault="00B6503D" w:rsidP="003951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503D">
              <w:rPr>
                <w:rFonts w:ascii="Times New Roman" w:hAnsi="Times New Roman" w:cs="Times New Roman"/>
                <w:sz w:val="28"/>
                <w:szCs w:val="28"/>
              </w:rPr>
              <w:t>1 185 400</w:t>
            </w:r>
          </w:p>
        </w:tc>
      </w:tr>
    </w:tbl>
    <w:p w14:paraId="334B9452" w14:textId="77777777" w:rsidR="00B6503D" w:rsidRDefault="00B6503D">
      <w:pPr>
        <w:rPr>
          <w:rFonts w:cstheme="minorHAnsi"/>
          <w:i/>
          <w:iCs/>
          <w:color w:val="44546A" w:themeColor="text2"/>
          <w:sz w:val="18"/>
          <w:szCs w:val="18"/>
        </w:rPr>
        <w:sectPr w:rsidR="00B6503D" w:rsidSect="00DA49E7">
          <w:headerReference w:type="first" r:id="rId12"/>
          <w:footerReference w:type="first" r:id="rId13"/>
          <w:pgSz w:w="16838" w:h="11906" w:orient="landscape" w:code="9"/>
          <w:pgMar w:top="1701" w:right="1134" w:bottom="1134" w:left="1134" w:header="709" w:footer="709" w:gutter="0"/>
          <w:pgNumType w:start="3"/>
          <w:cols w:space="708"/>
          <w:titlePg/>
          <w:docGrid w:linePitch="360"/>
        </w:sectPr>
      </w:pPr>
    </w:p>
    <w:p w14:paraId="7585DAD0" w14:textId="77777777" w:rsidR="009A1835" w:rsidRDefault="008E0BE5" w:rsidP="00CF3FA0">
      <w:pPr>
        <w:rPr>
          <w:rFonts w:cstheme="minorHAnsi"/>
          <w:i/>
          <w:iCs/>
          <w:color w:val="44546A" w:themeColor="text2"/>
          <w:sz w:val="18"/>
          <w:szCs w:val="18"/>
        </w:rPr>
      </w:pPr>
      <w:r w:rsidRPr="009D34A5">
        <w:rPr>
          <w:rFonts w:ascii="Times New Roman" w:hAnsi="Times New Roman" w:cs="Times New Roman"/>
          <w:noProof/>
          <w:sz w:val="34"/>
          <w:szCs w:val="34"/>
          <w:lang w:eastAsia="ru-RU"/>
        </w:rPr>
        <w:lastRenderedPageBreak/>
        <w:drawing>
          <wp:inline distT="0" distB="0" distL="0" distR="0" wp14:anchorId="58961818" wp14:editId="11273C3E">
            <wp:extent cx="3452887" cy="2583712"/>
            <wp:effectExtent l="0" t="0" r="0" b="7620"/>
            <wp:docPr id="3" name="Рисунок 3" descr="https://upload.wikimedia.org/wikipedia/commons/thumb/d/d2/Yabl_ovrag.jpg/290px-Yabl_ovr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d/d2/Yabl_ovrag.jpg/290px-Yabl_ovra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704" cy="264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5347" w14:textId="77777777" w:rsidR="00CF3FA0" w:rsidRDefault="00CF3FA0" w:rsidP="00CF3FA0">
      <w:pPr>
        <w:pStyle w:val="ac"/>
        <w:rPr>
          <w:rFonts w:cstheme="minorHAnsi"/>
          <w:i w:val="0"/>
          <w:iCs w:val="0"/>
        </w:rPr>
      </w:pPr>
      <w:bookmarkStart w:id="73" w:name="_Toc146216704"/>
      <w:bookmarkStart w:id="74" w:name="_Toc146387118"/>
      <w:r>
        <w:t xml:space="preserve">Рисунок </w:t>
      </w:r>
      <w:fldSimple w:instr=" SEQ Рисунок \* ARABIC ">
        <w:r w:rsidR="00F62A07">
          <w:rPr>
            <w:noProof/>
          </w:rPr>
          <w:t>1</w:t>
        </w:r>
      </w:fldSimple>
      <w:r>
        <w:t>. Жигулёвск</w:t>
      </w:r>
      <w:bookmarkEnd w:id="73"/>
      <w:bookmarkEnd w:id="74"/>
    </w:p>
    <w:p w14:paraId="450F8C0E" w14:textId="77777777" w:rsidR="00CF3FA0" w:rsidRDefault="008E0BE5" w:rsidP="00CF3FA0">
      <w:pPr>
        <w:pStyle w:val="ac"/>
      </w:pPr>
      <w:r w:rsidRPr="009D34A5">
        <w:rPr>
          <w:rFonts w:ascii="Times New Roman" w:hAnsi="Times New Roman" w:cs="Times New Roman"/>
          <w:noProof/>
          <w:sz w:val="34"/>
          <w:szCs w:val="34"/>
          <w:lang w:eastAsia="ru-RU"/>
        </w:rPr>
        <w:drawing>
          <wp:inline distT="0" distB="0" distL="0" distR="0" wp14:anchorId="293EE31A" wp14:editId="6C9B2858">
            <wp:extent cx="3452400" cy="2588400"/>
            <wp:effectExtent l="0" t="0" r="0" b="2540"/>
            <wp:docPr id="4" name="Рисунок 4" descr="https://dynamic-media-cdn.tripadvisor.com/media/photo-o/08/bd/b3/4b/caption.jpg?w=1200&amp;h=-1&amp;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ynamic-media-cdn.tripadvisor.com/media/photo-o/08/bd/b3/4b/caption.jpg?w=1200&amp;h=-1&amp;s=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5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D6F2" w14:textId="4A974B8A" w:rsidR="008E0BE5" w:rsidRDefault="00CF3FA0" w:rsidP="00F62A07">
      <w:pPr>
        <w:pStyle w:val="ac"/>
        <w:rPr>
          <w:rFonts w:cstheme="minorHAnsi"/>
          <w:i w:val="0"/>
          <w:iCs w:val="0"/>
        </w:rPr>
        <w:sectPr w:rsidR="008E0BE5" w:rsidSect="00DA49E7">
          <w:type w:val="continuous"/>
          <w:pgSz w:w="16838" w:h="11906" w:orient="landscape" w:code="9"/>
          <w:pgMar w:top="1701" w:right="1134" w:bottom="1134" w:left="1134" w:header="709" w:footer="709" w:gutter="0"/>
          <w:pgNumType w:start="4"/>
          <w:cols w:num="2" w:space="708"/>
          <w:titlePg/>
          <w:docGrid w:linePitch="360"/>
        </w:sectPr>
      </w:pPr>
      <w:bookmarkStart w:id="75" w:name="_Toc146216705"/>
      <w:bookmarkStart w:id="76" w:name="_Toc146387119"/>
      <w:r>
        <w:t xml:space="preserve">Рисунок </w:t>
      </w:r>
      <w:fldSimple w:instr=" SEQ Рисунок \* ARABIC ">
        <w:r w:rsidR="00F62A07">
          <w:rPr>
            <w:noProof/>
          </w:rPr>
          <w:t>2</w:t>
        </w:r>
      </w:fldSimple>
      <w:r>
        <w:t>. Храм</w:t>
      </w:r>
      <w:bookmarkEnd w:id="75"/>
      <w:bookmarkEnd w:id="76"/>
    </w:p>
    <w:p w14:paraId="504EBDEE" w14:textId="77777777" w:rsidR="008E0BE5" w:rsidRDefault="008E0BE5">
      <w:pPr>
        <w:rPr>
          <w:rFonts w:cstheme="minorHAnsi"/>
          <w:i/>
          <w:iCs/>
          <w:color w:val="44546A" w:themeColor="text2"/>
          <w:sz w:val="18"/>
          <w:szCs w:val="18"/>
        </w:rPr>
      </w:pPr>
      <w:r w:rsidRPr="009D34A5">
        <w:rPr>
          <w:rFonts w:ascii="Times New Roman" w:hAnsi="Times New Roman" w:cs="Times New Roman"/>
          <w:noProof/>
          <w:sz w:val="34"/>
          <w:szCs w:val="34"/>
          <w:lang w:eastAsia="ru-RU"/>
        </w:rPr>
        <w:drawing>
          <wp:inline distT="0" distB="0" distL="0" distR="0" wp14:anchorId="1767B840" wp14:editId="01142188">
            <wp:extent cx="3330344" cy="2498651"/>
            <wp:effectExtent l="0" t="0" r="3810" b="0"/>
            <wp:docPr id="6" name="Рисунок 6" descr="Берёзовая роща. Жигулёвские зарисов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рёзовая роща. Жигулёвские зарисов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4" cy="249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4041" w14:textId="1E6D8760" w:rsidR="00E80E9C" w:rsidRPr="008E0BE5" w:rsidRDefault="00CF3FA0" w:rsidP="00CF3FA0">
      <w:pPr>
        <w:pStyle w:val="ac"/>
        <w:rPr>
          <w:rFonts w:cstheme="minorHAnsi"/>
        </w:rPr>
        <w:sectPr w:rsidR="00E80E9C" w:rsidRPr="008E0BE5" w:rsidSect="008E0BE5">
          <w:type w:val="continuous"/>
          <w:pgSz w:w="16838" w:h="11906" w:orient="landscape" w:code="9"/>
          <w:pgMar w:top="1701" w:right="1134" w:bottom="1134" w:left="1134" w:header="709" w:footer="709" w:gutter="0"/>
          <w:pgNumType w:start="0"/>
          <w:cols w:space="708"/>
          <w:titlePg/>
          <w:docGrid w:linePitch="360"/>
        </w:sectPr>
      </w:pPr>
      <w:bookmarkStart w:id="77" w:name="_Toc146216706"/>
      <w:bookmarkStart w:id="78" w:name="_Toc146387120"/>
      <w:r>
        <w:t xml:space="preserve">Рисунок </w:t>
      </w:r>
      <w:fldSimple w:instr=" SEQ Рисунок \* ARABIC ">
        <w:r w:rsidR="00F62A07">
          <w:rPr>
            <w:noProof/>
          </w:rPr>
          <w:t>3</w:t>
        </w:r>
      </w:fldSimple>
      <w:r>
        <w:t>. Берёзовая роща</w:t>
      </w:r>
      <w:bookmarkEnd w:id="77"/>
      <w:bookmarkEnd w:id="78"/>
    </w:p>
    <w:p w14:paraId="6482FF63" w14:textId="0452CB58" w:rsidR="00E53508" w:rsidRPr="009D34A5" w:rsidDel="000F067F" w:rsidRDefault="00E53508">
      <w:pPr>
        <w:rPr>
          <w:del w:id="79" w:author="Ярослав Ханевский" w:date="2023-09-23T00:33:00Z"/>
          <w:rFonts w:ascii="Times New Roman" w:hAnsi="Times New Roman" w:cs="Times New Roman"/>
          <w:sz w:val="34"/>
          <w:szCs w:val="34"/>
        </w:rPr>
      </w:pPr>
    </w:p>
    <w:p w14:paraId="108C69E3" w14:textId="77777777" w:rsidR="0079425F" w:rsidRPr="00B6503D" w:rsidRDefault="0079425F" w:rsidP="00B6503D">
      <w:pPr>
        <w:pStyle w:val="2"/>
        <w:rPr>
          <w:rFonts w:cstheme="majorHAnsi"/>
          <w:i/>
          <w:iCs/>
          <w:color w:val="000000" w:themeColor="text1"/>
        </w:rPr>
      </w:pPr>
      <w:bookmarkStart w:id="80" w:name="_Toc146321898"/>
      <w:r w:rsidRPr="00B6503D">
        <w:rPr>
          <w:rFonts w:cstheme="majorHAnsi"/>
          <w:i/>
          <w:iCs/>
          <w:color w:val="000000" w:themeColor="text1"/>
        </w:rPr>
        <w:t>§ 1.3 Портфолио</w:t>
      </w:r>
      <w:bookmarkEnd w:id="80"/>
    </w:p>
    <w:p w14:paraId="75C6D2AC" w14:textId="77777777" w:rsidR="00E53508" w:rsidRPr="00B6503D" w:rsidRDefault="00E53508">
      <w:pPr>
        <w:rPr>
          <w:rFonts w:ascii="Times New Roman" w:hAnsi="Times New Roman" w:cs="Times New Roman"/>
          <w:sz w:val="28"/>
          <w:szCs w:val="28"/>
        </w:rPr>
      </w:pPr>
      <w:r w:rsidRPr="00B6503D">
        <w:rPr>
          <w:rFonts w:ascii="Times New Roman" w:hAnsi="Times New Roman" w:cs="Times New Roman"/>
          <w:sz w:val="28"/>
          <w:szCs w:val="28"/>
        </w:rPr>
        <w:t>Во время учёбы в младшей школе я занимался карате (в общей сложности 5 лет), также в этот период времени я занимался классическими русскими танцами (даже ездил на выступления около 2-х раз). Во времена старшей школы я занимался волейболом (2 года) и брейк-дансом (2-3 года).</w:t>
      </w:r>
    </w:p>
    <w:p w14:paraId="678D0CF0" w14:textId="77777777" w:rsidR="00042923" w:rsidRPr="00B6503D" w:rsidRDefault="00042923">
      <w:pPr>
        <w:rPr>
          <w:rFonts w:ascii="Times New Roman" w:hAnsi="Times New Roman" w:cs="Times New Roman"/>
          <w:sz w:val="28"/>
          <w:szCs w:val="28"/>
        </w:rPr>
      </w:pPr>
      <w:r w:rsidRPr="00B6503D">
        <w:rPr>
          <w:rFonts w:ascii="Times New Roman" w:hAnsi="Times New Roman" w:cs="Times New Roman"/>
          <w:sz w:val="28"/>
          <w:szCs w:val="28"/>
        </w:rPr>
        <w:t>В 9 классе стал победителем конкурса «</w:t>
      </w:r>
      <w:r w:rsidRPr="00B6503D">
        <w:rPr>
          <w:rFonts w:ascii="Times New Roman" w:hAnsi="Times New Roman" w:cs="Times New Roman"/>
          <w:sz w:val="28"/>
          <w:szCs w:val="28"/>
          <w:lang w:val="en-US"/>
        </w:rPr>
        <w:t>WorldSkills</w:t>
      </w:r>
      <w:r w:rsidRPr="00B6503D">
        <w:rPr>
          <w:rFonts w:ascii="Times New Roman" w:hAnsi="Times New Roman" w:cs="Times New Roman"/>
          <w:sz w:val="28"/>
          <w:szCs w:val="28"/>
        </w:rPr>
        <w:t xml:space="preserve"> </w:t>
      </w:r>
      <w:r w:rsidRPr="00B6503D">
        <w:rPr>
          <w:rFonts w:ascii="Times New Roman" w:hAnsi="Times New Roman" w:cs="Times New Roman"/>
          <w:sz w:val="28"/>
          <w:szCs w:val="28"/>
          <w:lang w:val="en-US"/>
        </w:rPr>
        <w:t>Juniors</w:t>
      </w:r>
      <w:r w:rsidR="00510978">
        <w:rPr>
          <w:rStyle w:val="af0"/>
          <w:rFonts w:ascii="Times New Roman" w:hAnsi="Times New Roman" w:cs="Times New Roman"/>
          <w:sz w:val="28"/>
          <w:szCs w:val="28"/>
          <w:lang w:val="en-US"/>
        </w:rPr>
        <w:footnoteReference w:id="3"/>
      </w:r>
      <w:r w:rsidRPr="00B6503D">
        <w:rPr>
          <w:rFonts w:ascii="Times New Roman" w:hAnsi="Times New Roman" w:cs="Times New Roman"/>
          <w:sz w:val="28"/>
          <w:szCs w:val="28"/>
        </w:rPr>
        <w:t xml:space="preserve">» по Самарской области в компетенции «Разработка мобильных приложений». </w:t>
      </w:r>
      <w:r w:rsidR="00EF7AE1" w:rsidRPr="00B6503D">
        <w:rPr>
          <w:rFonts w:ascii="Times New Roman" w:hAnsi="Times New Roman" w:cs="Times New Roman"/>
          <w:sz w:val="28"/>
          <w:szCs w:val="28"/>
        </w:rPr>
        <w:t>Всероссийский этап конкурса проходил в Якутии, что дало мне возможность столь далёкого путешествия, которое бы вряд ли произошло без такой возможности.</w:t>
      </w:r>
    </w:p>
    <w:p w14:paraId="29364827" w14:textId="77777777" w:rsidR="00E53508" w:rsidRPr="00B6503D" w:rsidRDefault="00333FFF">
      <w:pPr>
        <w:rPr>
          <w:rFonts w:ascii="Times New Roman" w:hAnsi="Times New Roman" w:cs="Times New Roman"/>
          <w:sz w:val="28"/>
          <w:szCs w:val="28"/>
        </w:rPr>
      </w:pPr>
      <w:r w:rsidRPr="00B6503D">
        <w:rPr>
          <w:rFonts w:ascii="Times New Roman" w:hAnsi="Times New Roman" w:cs="Times New Roman"/>
          <w:sz w:val="28"/>
          <w:szCs w:val="28"/>
        </w:rPr>
        <w:t xml:space="preserve">Думаю, </w:t>
      </w:r>
      <w:r w:rsidR="00B6503D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B6503D">
        <w:rPr>
          <w:rFonts w:ascii="Times New Roman" w:hAnsi="Times New Roman" w:cs="Times New Roman"/>
          <w:sz w:val="28"/>
          <w:szCs w:val="28"/>
        </w:rPr>
        <w:t>можно выделить удачную сдачу ЕГЭ, что позволило переехать в Москву и учиться в лучшем ВУЗе вселенной</w:t>
      </w:r>
      <w:r w:rsidRPr="00B6503D">
        <w:rPr>
          <w:rFonts w:ascii="Times New Roman" w:hAnsi="Times New Roman" w:cs="Times New Roman"/>
          <w:sz w:val="28"/>
          <w:szCs w:val="28"/>
        </w:rPr>
        <w:sym w:font="Wingdings" w:char="F04A"/>
      </w:r>
      <w:r w:rsidRPr="00B6503D">
        <w:rPr>
          <w:rFonts w:ascii="Times New Roman" w:hAnsi="Times New Roman" w:cs="Times New Roman"/>
          <w:sz w:val="28"/>
          <w:szCs w:val="28"/>
        </w:rPr>
        <w:t>.</w:t>
      </w:r>
    </w:p>
    <w:p w14:paraId="227AC867" w14:textId="77777777" w:rsidR="00E53508" w:rsidRPr="009D34A5" w:rsidRDefault="00E53508" w:rsidP="00E53508">
      <w:pPr>
        <w:rPr>
          <w:rFonts w:ascii="Times New Roman" w:hAnsi="Times New Roman" w:cs="Times New Roman"/>
          <w:sz w:val="34"/>
          <w:szCs w:val="34"/>
        </w:rPr>
      </w:pPr>
      <w:r w:rsidRPr="009D34A5">
        <w:rPr>
          <w:rFonts w:ascii="Times New Roman" w:hAnsi="Times New Roman" w:cs="Times New Roman"/>
          <w:noProof/>
          <w:sz w:val="34"/>
          <w:szCs w:val="34"/>
          <w:lang w:eastAsia="ru-RU"/>
        </w:rPr>
        <w:drawing>
          <wp:inline distT="0" distB="0" distL="0" distR="0" wp14:anchorId="7C570D4F" wp14:editId="32A684AA">
            <wp:extent cx="5937028" cy="4452771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28" cy="4505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6CECA" w14:textId="77777777" w:rsidR="00513E1F" w:rsidRPr="009D34A5" w:rsidRDefault="00F62A07" w:rsidP="00F62A07">
      <w:pPr>
        <w:pStyle w:val="ac"/>
        <w:rPr>
          <w:rFonts w:ascii="Times New Roman" w:hAnsi="Times New Roman" w:cs="Times New Roman"/>
          <w:sz w:val="34"/>
          <w:szCs w:val="34"/>
        </w:rPr>
      </w:pPr>
      <w:bookmarkStart w:id="81" w:name="_Toc146216707"/>
      <w:bookmarkStart w:id="82" w:name="_Toc146387121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Фестиваль "</w:t>
      </w:r>
      <w:proofErr w:type="spellStart"/>
      <w:r>
        <w:rPr>
          <w:lang w:val="en-US"/>
        </w:rPr>
        <w:t>ArtiCool</w:t>
      </w:r>
      <w:proofErr w:type="spellEnd"/>
      <w:r>
        <w:t>"</w:t>
      </w:r>
      <w:bookmarkEnd w:id="81"/>
      <w:bookmarkEnd w:id="82"/>
      <w:r w:rsidR="00333FFF" w:rsidRPr="009D34A5">
        <w:rPr>
          <w:rFonts w:ascii="Times New Roman" w:hAnsi="Times New Roman" w:cs="Times New Roman"/>
          <w:sz w:val="34"/>
          <w:szCs w:val="34"/>
        </w:rPr>
        <w:br w:type="page"/>
      </w:r>
    </w:p>
    <w:p w14:paraId="1217FE24" w14:textId="77777777" w:rsidR="00557C00" w:rsidRPr="00AA4214" w:rsidRDefault="00557C00" w:rsidP="00AA4214">
      <w:pPr>
        <w:pStyle w:val="1"/>
        <w:rPr>
          <w:rFonts w:cstheme="majorHAnsi"/>
          <w:b/>
          <w:bCs/>
          <w:color w:val="000000" w:themeColor="text1"/>
        </w:rPr>
      </w:pPr>
      <w:bookmarkStart w:id="83" w:name="_Toc146321899"/>
      <w:r w:rsidRPr="00AA4214">
        <w:rPr>
          <w:rFonts w:cstheme="majorHAnsi"/>
          <w:b/>
          <w:bCs/>
          <w:color w:val="000000" w:themeColor="text1"/>
        </w:rPr>
        <w:lastRenderedPageBreak/>
        <w:t>Глава 2. Моя будущая специальность</w:t>
      </w:r>
      <w:bookmarkEnd w:id="83"/>
    </w:p>
    <w:p w14:paraId="3D7D6DFD" w14:textId="77777777" w:rsidR="00333FFF" w:rsidRPr="00C053EC" w:rsidRDefault="00333FFF">
      <w:pPr>
        <w:rPr>
          <w:rFonts w:ascii="Times New Roman" w:hAnsi="Times New Roman" w:cs="Times New Roman"/>
          <w:sz w:val="28"/>
          <w:szCs w:val="28"/>
        </w:rPr>
      </w:pPr>
      <w:r w:rsidRPr="00C053EC">
        <w:rPr>
          <w:rFonts w:ascii="Times New Roman" w:hAnsi="Times New Roman" w:cs="Times New Roman"/>
          <w:sz w:val="28"/>
          <w:szCs w:val="28"/>
        </w:rPr>
        <w:t xml:space="preserve">Со своей будущей специальностью я ещё не определился, но точно знаю, что направлением, в котором хочу развиваться дальше, является </w:t>
      </w:r>
      <w:r w:rsidRPr="00C053E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C053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F1649F" w14:textId="77777777" w:rsidR="004C494A" w:rsidRPr="00C053EC" w:rsidRDefault="00C053EC">
      <w:pPr>
        <w:rPr>
          <w:rFonts w:ascii="Times New Roman" w:hAnsi="Times New Roman" w:cs="Times New Roman"/>
          <w:sz w:val="28"/>
          <w:szCs w:val="28"/>
        </w:rPr>
      </w:pPr>
      <w:r w:rsidRPr="00C053EC">
        <w:rPr>
          <w:rFonts w:ascii="Times New Roman" w:hAnsi="Times New Roman" w:cs="Times New Roman"/>
          <w:sz w:val="28"/>
          <w:szCs w:val="28"/>
        </w:rPr>
        <w:t>Специальность IT или информационные технологии является одной из наиболее востребованных и перспективных областей в современном мире. IT-специалисты отвечают за разработку, управление и поддержку информационных систем, программного обеспечения, сетей и баз данных. Они играют важную роль во всех сферах жизни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C053EC">
        <w:rPr>
          <w:rFonts w:ascii="Times New Roman" w:hAnsi="Times New Roman" w:cs="Times New Roman"/>
          <w:sz w:val="28"/>
          <w:szCs w:val="28"/>
        </w:rPr>
        <w:t>бизнес, образование, здравоохранение, наук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053E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="00CE50E4">
        <w:rPr>
          <w:rFonts w:ascii="Times New Roman" w:hAnsi="Times New Roman" w:cs="Times New Roman"/>
          <w:sz w:val="28"/>
          <w:szCs w:val="28"/>
        </w:rPr>
        <w:t>.</w:t>
      </w:r>
    </w:p>
    <w:p w14:paraId="3AADD5D8" w14:textId="77777777" w:rsidR="004C494A" w:rsidRDefault="004C494A">
      <w:pPr>
        <w:rPr>
          <w:rFonts w:ascii="Times New Roman" w:hAnsi="Times New Roman" w:cs="Times New Roman"/>
          <w:sz w:val="28"/>
          <w:szCs w:val="28"/>
        </w:rPr>
      </w:pPr>
      <w:r w:rsidRPr="00C053EC">
        <w:rPr>
          <w:rFonts w:ascii="Times New Roman" w:hAnsi="Times New Roman" w:cs="Times New Roman"/>
          <w:sz w:val="28"/>
          <w:szCs w:val="28"/>
        </w:rPr>
        <w:t xml:space="preserve">Одной из причин выбора данного направления является </w:t>
      </w:r>
      <w:r w:rsidR="00396C95" w:rsidRPr="00C053EC">
        <w:rPr>
          <w:rFonts w:ascii="Times New Roman" w:hAnsi="Times New Roman" w:cs="Times New Roman"/>
          <w:sz w:val="28"/>
          <w:szCs w:val="28"/>
        </w:rPr>
        <w:t xml:space="preserve">моя любовь к математике и информатике. </w:t>
      </w:r>
      <w:r w:rsidRPr="00C053EC">
        <w:rPr>
          <w:rFonts w:ascii="Times New Roman" w:hAnsi="Times New Roman" w:cs="Times New Roman"/>
          <w:sz w:val="28"/>
          <w:szCs w:val="28"/>
        </w:rPr>
        <w:t>Как уже было ранее</w:t>
      </w:r>
      <w:r w:rsidR="00396C95" w:rsidRPr="00C053EC">
        <w:rPr>
          <w:rFonts w:ascii="Times New Roman" w:hAnsi="Times New Roman" w:cs="Times New Roman"/>
          <w:sz w:val="28"/>
          <w:szCs w:val="28"/>
        </w:rPr>
        <w:t xml:space="preserve"> сказано, такие школьные предметы, как история, биология и география</w:t>
      </w:r>
      <w:r w:rsidR="00CE50E4">
        <w:rPr>
          <w:rFonts w:ascii="Times New Roman" w:hAnsi="Times New Roman" w:cs="Times New Roman"/>
          <w:sz w:val="28"/>
          <w:szCs w:val="28"/>
        </w:rPr>
        <w:t>,</w:t>
      </w:r>
      <w:r w:rsidR="00396C95" w:rsidRPr="00C053EC">
        <w:rPr>
          <w:rFonts w:ascii="Times New Roman" w:hAnsi="Times New Roman" w:cs="Times New Roman"/>
          <w:sz w:val="28"/>
          <w:szCs w:val="28"/>
        </w:rPr>
        <w:t xml:space="preserve"> мне не очень нравятся.</w:t>
      </w:r>
      <w:r w:rsidR="00C053EC" w:rsidRPr="00C053EC">
        <w:rPr>
          <w:rFonts w:ascii="Times New Roman" w:hAnsi="Times New Roman" w:cs="Times New Roman"/>
          <w:sz w:val="28"/>
          <w:szCs w:val="28"/>
        </w:rPr>
        <w:t xml:space="preserve"> При этом </w:t>
      </w:r>
      <w:r w:rsidR="00C053EC">
        <w:rPr>
          <w:rFonts w:ascii="Times New Roman" w:hAnsi="Times New Roman" w:cs="Times New Roman"/>
          <w:sz w:val="28"/>
          <w:szCs w:val="28"/>
        </w:rPr>
        <w:t>математика всегда давалась мне просто, точно так же и с информатикой.</w:t>
      </w:r>
    </w:p>
    <w:p w14:paraId="39F18E25" w14:textId="77777777" w:rsidR="00CF3FA0" w:rsidRDefault="00CE5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одной причиной можно назвать моё желание менять мир в лучшую сторону. С детства я хотел быть полезным обществу. Работа в сфере информационных технологий позволяет влиять на множество сфер жизни людей</w:t>
      </w:r>
      <w:r w:rsidR="00CF3FA0">
        <w:rPr>
          <w:rFonts w:ascii="Times New Roman" w:hAnsi="Times New Roman" w:cs="Times New Roman"/>
          <w:sz w:val="28"/>
          <w:szCs w:val="28"/>
        </w:rPr>
        <w:t>. Я хочу определиться со специальностью и начать понемногу улучшать жизнь людей в конкретном направлении.</w:t>
      </w:r>
    </w:p>
    <w:p w14:paraId="02E6F0A5" w14:textId="77777777" w:rsidR="00CF3FA0" w:rsidRDefault="00CF3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AA9D31" w14:textId="77777777" w:rsidR="00A234AA" w:rsidRDefault="00A234AA" w:rsidP="00CF3FA0">
      <w:pPr>
        <w:jc w:val="center"/>
        <w:rPr>
          <w:ins w:id="84" w:author="Ярослав Ханевский" w:date="2023-09-21T20:22:00Z"/>
          <w:rFonts w:ascii="Times New Roman" w:hAnsi="Times New Roman" w:cs="Times New Roman"/>
          <w:b/>
          <w:sz w:val="32"/>
        </w:rPr>
      </w:pPr>
      <w:ins w:id="85" w:author="Ярослав Ханевский" w:date="2023-09-21T20:21:00Z">
        <w:r>
          <w:rPr>
            <w:rFonts w:ascii="Times New Roman" w:hAnsi="Times New Roman" w:cs="Times New Roman"/>
            <w:b/>
            <w:sz w:val="32"/>
          </w:rPr>
          <w:lastRenderedPageBreak/>
          <w:t>П</w:t>
        </w:r>
      </w:ins>
      <w:ins w:id="86" w:author="Ярослав Ханевский" w:date="2023-09-21T20:22:00Z">
        <w:r>
          <w:rPr>
            <w:rFonts w:ascii="Times New Roman" w:hAnsi="Times New Roman" w:cs="Times New Roman"/>
            <w:b/>
            <w:sz w:val="32"/>
          </w:rPr>
          <w:t>риложение 1</w:t>
        </w:r>
      </w:ins>
    </w:p>
    <w:p w14:paraId="1F9AEEE1" w14:textId="77777777" w:rsidR="006836EE" w:rsidRDefault="006836EE">
      <w:pPr>
        <w:rPr>
          <w:ins w:id="87" w:author="Ярослав Ханевский" w:date="2023-09-22T21:41:00Z"/>
          <w:rFonts w:ascii="Times New Roman" w:hAnsi="Times New Roman" w:cs="Times New Roman"/>
          <w:sz w:val="28"/>
        </w:rPr>
        <w:sectPr w:rsidR="006836EE" w:rsidSect="008D0866">
          <w:footerReference w:type="first" r:id="rId18"/>
          <w:pgSz w:w="11906" w:h="16838" w:code="9"/>
          <w:pgMar w:top="1134" w:right="850" w:bottom="1134" w:left="1701" w:header="708" w:footer="708" w:gutter="0"/>
          <w:pgNumType w:start="5"/>
          <w:cols w:space="708"/>
          <w:titlePg/>
          <w:docGrid w:linePitch="360"/>
        </w:sectPr>
      </w:pPr>
    </w:p>
    <w:p w14:paraId="5C5D43EF" w14:textId="6E4D1E93" w:rsidR="00A234AA" w:rsidRPr="00A234AA" w:rsidRDefault="00A234AA">
      <w:pPr>
        <w:rPr>
          <w:ins w:id="91" w:author="Ярослав Ханевский" w:date="2023-09-21T20:22:00Z"/>
          <w:rFonts w:ascii="Times New Roman" w:hAnsi="Times New Roman" w:cs="Times New Roman"/>
          <w:sz w:val="28"/>
          <w:rPrChange w:id="92" w:author="Ярослав Ханевский" w:date="2023-09-21T20:23:00Z">
            <w:rPr>
              <w:ins w:id="93" w:author="Ярослав Ханевский" w:date="2023-09-21T20:22:00Z"/>
              <w:rFonts w:ascii="Times New Roman" w:hAnsi="Times New Roman" w:cs="Times New Roman"/>
              <w:sz w:val="28"/>
              <w:u w:val="single"/>
            </w:rPr>
          </w:rPrChange>
        </w:rPr>
        <w:pPrChange w:id="94" w:author="Ярослав Ханевский" w:date="2023-09-21T20:22:00Z">
          <w:pPr>
            <w:jc w:val="center"/>
          </w:pPr>
        </w:pPrChange>
      </w:pPr>
      <w:ins w:id="95" w:author="Ярослав Ханевский" w:date="2023-09-21T20:22:00Z">
        <w:r w:rsidRPr="00A234AA">
          <w:rPr>
            <w:rFonts w:ascii="Times New Roman" w:hAnsi="Times New Roman" w:cs="Times New Roman"/>
            <w:sz w:val="28"/>
            <w:rPrChange w:id="96" w:author="Ярослав Ханевский" w:date="2023-09-21T20:23:00Z">
              <w:rPr>
                <w:rFonts w:ascii="Times New Roman" w:hAnsi="Times New Roman" w:cs="Times New Roman"/>
                <w:sz w:val="28"/>
                <w:u w:val="single"/>
              </w:rPr>
            </w:rPrChange>
          </w:rPr>
          <w:t>Дата и время создания документа:</w:t>
        </w:r>
      </w:ins>
    </w:p>
    <w:p w14:paraId="0103FE39" w14:textId="77777777" w:rsidR="00A234AA" w:rsidRPr="00A234AA" w:rsidRDefault="00A234AA" w:rsidP="00A234AA">
      <w:pPr>
        <w:rPr>
          <w:ins w:id="97" w:author="Ярослав Ханевский" w:date="2023-09-21T20:22:00Z"/>
          <w:rFonts w:ascii="Times New Roman" w:hAnsi="Times New Roman" w:cs="Times New Roman"/>
          <w:sz w:val="28"/>
          <w:rPrChange w:id="98" w:author="Ярослав Ханевский" w:date="2023-09-21T20:23:00Z">
            <w:rPr>
              <w:ins w:id="99" w:author="Ярослав Ханевский" w:date="2023-09-21T20:22:00Z"/>
              <w:rFonts w:ascii="Times New Roman" w:hAnsi="Times New Roman" w:cs="Times New Roman"/>
              <w:sz w:val="28"/>
              <w:u w:val="single"/>
            </w:rPr>
          </w:rPrChange>
        </w:rPr>
      </w:pPr>
      <w:ins w:id="100" w:author="Ярослав Ханевский" w:date="2023-09-21T20:22:00Z">
        <w:r w:rsidRPr="00A234AA">
          <w:rPr>
            <w:rFonts w:ascii="Times New Roman" w:hAnsi="Times New Roman" w:cs="Times New Roman"/>
            <w:sz w:val="28"/>
            <w:rPrChange w:id="101" w:author="Ярослав Ханевский" w:date="2023-09-21T20:23:00Z">
              <w:rPr>
                <w:rFonts w:ascii="Times New Roman" w:hAnsi="Times New Roman" w:cs="Times New Roman"/>
                <w:sz w:val="28"/>
                <w:u w:val="single"/>
              </w:rPr>
            </w:rPrChange>
          </w:rPr>
          <w:t>Имя файла и путь к нему:</w:t>
        </w:r>
      </w:ins>
    </w:p>
    <w:p w14:paraId="55604B11" w14:textId="0C547DBD" w:rsidR="007E7CC1" w:rsidRDefault="007E7CC1" w:rsidP="00A234AA">
      <w:pPr>
        <w:rPr>
          <w:ins w:id="102" w:author="Ярослав Ханевский" w:date="2023-09-24T13:04:00Z"/>
          <w:rFonts w:ascii="Times New Roman" w:hAnsi="Times New Roman" w:cs="Times New Roman"/>
          <w:sz w:val="28"/>
        </w:rPr>
      </w:pPr>
    </w:p>
    <w:p w14:paraId="2068805F" w14:textId="77777777" w:rsidR="00565583" w:rsidRPr="00A234AA" w:rsidRDefault="00565583" w:rsidP="00A234AA">
      <w:pPr>
        <w:rPr>
          <w:ins w:id="103" w:author="Ярослав Ханевский" w:date="2023-09-21T20:22:00Z"/>
          <w:rFonts w:ascii="Times New Roman" w:hAnsi="Times New Roman" w:cs="Times New Roman"/>
          <w:sz w:val="28"/>
        </w:rPr>
      </w:pPr>
    </w:p>
    <w:p w14:paraId="56635661" w14:textId="77777777" w:rsidR="00A234AA" w:rsidRPr="00A234AA" w:rsidRDefault="00A234AA" w:rsidP="00A234AA">
      <w:pPr>
        <w:rPr>
          <w:ins w:id="104" w:author="Ярослав Ханевский" w:date="2023-09-21T20:22:00Z"/>
          <w:rFonts w:ascii="Times New Roman" w:hAnsi="Times New Roman" w:cs="Times New Roman"/>
          <w:sz w:val="28"/>
          <w:rPrChange w:id="105" w:author="Ярослав Ханевский" w:date="2023-09-21T20:23:00Z">
            <w:rPr>
              <w:ins w:id="106" w:author="Ярослав Ханевский" w:date="2023-09-21T20:22:00Z"/>
              <w:rFonts w:ascii="Times New Roman" w:hAnsi="Times New Roman" w:cs="Times New Roman"/>
              <w:sz w:val="28"/>
              <w:u w:val="single"/>
            </w:rPr>
          </w:rPrChange>
        </w:rPr>
      </w:pPr>
      <w:ins w:id="107" w:author="Ярослав Ханевский" w:date="2023-09-21T20:22:00Z">
        <w:r w:rsidRPr="00A234AA">
          <w:rPr>
            <w:rFonts w:ascii="Times New Roman" w:hAnsi="Times New Roman" w:cs="Times New Roman"/>
            <w:sz w:val="28"/>
            <w:rPrChange w:id="108" w:author="Ярослав Ханевский" w:date="2023-09-21T20:23:00Z">
              <w:rPr>
                <w:rFonts w:ascii="Times New Roman" w:hAnsi="Times New Roman" w:cs="Times New Roman"/>
                <w:sz w:val="28"/>
                <w:u w:val="single"/>
              </w:rPr>
            </w:rPrChange>
          </w:rPr>
          <w:t>Имя и инициалы автора:</w:t>
        </w:r>
      </w:ins>
    </w:p>
    <w:p w14:paraId="3BF5B618" w14:textId="77777777" w:rsidR="00A234AA" w:rsidRPr="00A234AA" w:rsidRDefault="00A234AA" w:rsidP="00A234AA">
      <w:pPr>
        <w:rPr>
          <w:ins w:id="109" w:author="Ярослав Ханевский" w:date="2023-09-21T20:22:00Z"/>
          <w:rFonts w:ascii="Times New Roman" w:hAnsi="Times New Roman" w:cs="Times New Roman"/>
          <w:sz w:val="28"/>
          <w:rPrChange w:id="110" w:author="Ярослав Ханевский" w:date="2023-09-21T20:23:00Z">
            <w:rPr>
              <w:ins w:id="111" w:author="Ярослав Ханевский" w:date="2023-09-21T20:22:00Z"/>
              <w:rFonts w:ascii="Times New Roman" w:hAnsi="Times New Roman" w:cs="Times New Roman"/>
              <w:sz w:val="28"/>
              <w:u w:val="single"/>
            </w:rPr>
          </w:rPrChange>
        </w:rPr>
      </w:pPr>
      <w:ins w:id="112" w:author="Ярослав Ханевский" w:date="2023-09-21T20:22:00Z">
        <w:r w:rsidRPr="00A234AA">
          <w:rPr>
            <w:rFonts w:ascii="Times New Roman" w:hAnsi="Times New Roman" w:cs="Times New Roman"/>
            <w:sz w:val="28"/>
            <w:rPrChange w:id="113" w:author="Ярослав Ханевский" w:date="2023-09-21T20:23:00Z">
              <w:rPr>
                <w:rFonts w:ascii="Times New Roman" w:hAnsi="Times New Roman" w:cs="Times New Roman"/>
                <w:sz w:val="28"/>
                <w:u w:val="single"/>
              </w:rPr>
            </w:rPrChange>
          </w:rPr>
          <w:t>Размер файла документа:</w:t>
        </w:r>
      </w:ins>
    </w:p>
    <w:p w14:paraId="27AD5FF9" w14:textId="5ECE728D" w:rsidR="00A234AA" w:rsidRDefault="00A234AA">
      <w:pPr>
        <w:rPr>
          <w:ins w:id="114" w:author="Ярослав Ханевский" w:date="2023-09-22T21:29:00Z"/>
          <w:rFonts w:ascii="Times New Roman" w:hAnsi="Times New Roman" w:cs="Times New Roman"/>
          <w:sz w:val="28"/>
        </w:rPr>
      </w:pPr>
      <w:ins w:id="115" w:author="Ярослав Ханевский" w:date="2023-09-21T20:22:00Z">
        <w:r w:rsidRPr="00A234AA">
          <w:rPr>
            <w:rFonts w:ascii="Times New Roman" w:hAnsi="Times New Roman" w:cs="Times New Roman"/>
            <w:sz w:val="28"/>
            <w:rPrChange w:id="116" w:author="Ярослав Ханевский" w:date="2023-09-21T20:23:00Z">
              <w:rPr>
                <w:rFonts w:ascii="Times New Roman" w:hAnsi="Times New Roman" w:cs="Times New Roman"/>
                <w:sz w:val="28"/>
                <w:u w:val="single"/>
              </w:rPr>
            </w:rPrChange>
          </w:rPr>
          <w:t>Число страниц и слов в документе:</w:t>
        </w:r>
      </w:ins>
    </w:p>
    <w:p w14:paraId="310D80A3" w14:textId="4CAF9E24" w:rsidR="00104D81" w:rsidRPr="00565583" w:rsidRDefault="00104D81">
      <w:pPr>
        <w:rPr>
          <w:ins w:id="117" w:author="Ярослав Ханевский" w:date="2023-09-22T21:33:00Z"/>
          <w:rFonts w:ascii="Times New Roman" w:hAnsi="Times New Roman" w:cs="Times New Roman"/>
          <w:sz w:val="28"/>
          <w:lang w:val="en-US"/>
        </w:rPr>
      </w:pPr>
      <w:ins w:id="118" w:author="Ярослав Ханевский" w:date="2023-09-22T21:33:00Z">
        <w:r>
          <w:rPr>
            <w:rFonts w:ascii="Times New Roman" w:hAnsi="Times New Roman" w:cs="Times New Roman"/>
            <w:sz w:val="28"/>
            <w:lang w:val="en-US"/>
          </w:rPr>
          <w:fldChar w:fldCharType="begin"/>
        </w:r>
        <w:r>
          <w:rPr>
            <w:rFonts w:ascii="Times New Roman" w:hAnsi="Times New Roman" w:cs="Times New Roman"/>
            <w:sz w:val="28"/>
            <w:lang w:val="en-US"/>
          </w:rPr>
          <w:instrText xml:space="preserve"> DATE  \@ "M/d/yyyy h:mm:ss am/pm"  \* MERGEFORMAT </w:instrText>
        </w:r>
      </w:ins>
      <w:r>
        <w:rPr>
          <w:rFonts w:ascii="Times New Roman" w:hAnsi="Times New Roman" w:cs="Times New Roman"/>
          <w:sz w:val="28"/>
          <w:lang w:val="en-US"/>
        </w:rPr>
        <w:fldChar w:fldCharType="separate"/>
      </w:r>
      <w:ins w:id="119" w:author="Ярослав Ханевский" w:date="2023-09-24T13:03:00Z">
        <w:r w:rsidR="00565583">
          <w:rPr>
            <w:rFonts w:ascii="Times New Roman" w:hAnsi="Times New Roman" w:cs="Times New Roman"/>
            <w:noProof/>
            <w:sz w:val="28"/>
            <w:lang w:val="en-US"/>
          </w:rPr>
          <w:t>9/24/2023 1:03:31 PM</w:t>
        </w:r>
      </w:ins>
      <w:ins w:id="120" w:author="Ярослав Ханевский" w:date="2023-09-22T21:33:00Z">
        <w:r>
          <w:rPr>
            <w:rFonts w:ascii="Times New Roman" w:hAnsi="Times New Roman" w:cs="Times New Roman"/>
            <w:sz w:val="28"/>
            <w:lang w:val="en-US"/>
          </w:rPr>
          <w:fldChar w:fldCharType="end"/>
        </w:r>
      </w:ins>
      <w:ins w:id="121" w:author="Ярослав Ханевский" w:date="2023-09-24T13:04:00Z">
        <w:r w:rsidR="00565583">
          <w:rPr>
            <w:rFonts w:ascii="Times New Roman" w:hAnsi="Times New Roman" w:cs="Times New Roman"/>
            <w:sz w:val="28"/>
            <w:lang w:val="en-US"/>
          </w:rPr>
          <w:t xml:space="preserve">  </w:t>
        </w:r>
        <w:r w:rsidR="00565583">
          <w:rPr>
            <w:rFonts w:ascii="Times New Roman" w:hAnsi="Times New Roman" w:cs="Times New Roman"/>
            <w:sz w:val="28"/>
          </w:rPr>
          <w:t xml:space="preserve"> </w:t>
        </w:r>
        <w:r w:rsidR="00565583" w:rsidRPr="00565583">
          <w:rPr>
            <w:rFonts w:ascii="Times New Roman" w:hAnsi="Times New Roman" w:cs="Times New Roman"/>
            <w:sz w:val="28"/>
            <w:rPrChange w:id="122" w:author="Ярослав Ханевский" w:date="2023-09-24T13:04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t>/</w:t>
        </w:r>
        <w:r w:rsidR="00565583">
          <w:rPr>
            <w:rFonts w:ascii="Times New Roman" w:hAnsi="Times New Roman" w:cs="Times New Roman"/>
            <w:sz w:val="28"/>
            <w:lang w:val="en-US"/>
          </w:rPr>
          <w:t xml:space="preserve">   </w:t>
        </w:r>
        <w:r w:rsidR="00565583">
          <w:rPr>
            <w:rFonts w:ascii="Times New Roman" w:hAnsi="Times New Roman" w:cs="Times New Roman"/>
            <w:sz w:val="28"/>
            <w:lang w:val="en-US"/>
          </w:rPr>
          <w:fldChar w:fldCharType="begin"/>
        </w:r>
        <w:r w:rsidR="00565583">
          <w:rPr>
            <w:rFonts w:ascii="Times New Roman" w:hAnsi="Times New Roman" w:cs="Times New Roman"/>
            <w:sz w:val="28"/>
            <w:lang w:val="en-US"/>
          </w:rPr>
          <w:instrText xml:space="preserve"> CREATEDATE   \* MERGEFORMAT </w:instrText>
        </w:r>
      </w:ins>
      <w:r w:rsidR="00565583">
        <w:rPr>
          <w:rFonts w:ascii="Times New Roman" w:hAnsi="Times New Roman" w:cs="Times New Roman"/>
          <w:sz w:val="28"/>
          <w:lang w:val="en-US"/>
        </w:rPr>
        <w:fldChar w:fldCharType="separate"/>
      </w:r>
      <w:ins w:id="123" w:author="Ярослав Ханевский" w:date="2023-09-24T13:04:00Z">
        <w:r w:rsidR="00565583">
          <w:rPr>
            <w:rFonts w:ascii="Times New Roman" w:hAnsi="Times New Roman" w:cs="Times New Roman"/>
            <w:noProof/>
            <w:sz w:val="28"/>
            <w:lang w:val="en-US"/>
          </w:rPr>
          <w:t>9/5/2023 1:50:00 PM</w:t>
        </w:r>
        <w:r w:rsidR="00565583">
          <w:rPr>
            <w:rFonts w:ascii="Times New Roman" w:hAnsi="Times New Roman" w:cs="Times New Roman"/>
            <w:sz w:val="28"/>
            <w:lang w:val="en-US"/>
          </w:rPr>
          <w:fldChar w:fldCharType="end"/>
        </w:r>
      </w:ins>
      <w:bookmarkStart w:id="124" w:name="_GoBack"/>
      <w:bookmarkEnd w:id="124"/>
    </w:p>
    <w:p w14:paraId="2353122A" w14:textId="5708967A" w:rsidR="00104D81" w:rsidRPr="00AB37BE" w:rsidRDefault="00DD3185">
      <w:pPr>
        <w:rPr>
          <w:ins w:id="125" w:author="Ярослав Ханевский" w:date="2023-09-22T21:36:00Z"/>
          <w:rFonts w:ascii="Times New Roman" w:hAnsi="Times New Roman" w:cs="Times New Roman"/>
          <w:sz w:val="28"/>
          <w:rPrChange w:id="126" w:author="Ярослав Ханевский" w:date="2023-09-22T22:13:00Z">
            <w:rPr>
              <w:ins w:id="127" w:author="Ярослав Ханевский" w:date="2023-09-22T21:36:00Z"/>
              <w:rFonts w:ascii="Times New Roman" w:hAnsi="Times New Roman" w:cs="Times New Roman"/>
              <w:sz w:val="28"/>
              <w:lang w:val="en-US"/>
            </w:rPr>
          </w:rPrChange>
        </w:rPr>
      </w:pPr>
      <w:ins w:id="128" w:author="Ярослав Ханевский" w:date="2023-09-23T18:40:00Z">
        <w:r>
          <w:rPr>
            <w:rFonts w:ascii="Times New Roman" w:hAnsi="Times New Roman" w:cs="Times New Roman"/>
            <w:sz w:val="28"/>
          </w:rPr>
          <w:fldChar w:fldCharType="begin"/>
        </w:r>
        <w:r>
          <w:rPr>
            <w:rFonts w:ascii="Times New Roman" w:hAnsi="Times New Roman" w:cs="Times New Roman"/>
            <w:sz w:val="28"/>
          </w:rPr>
          <w:instrText xml:space="preserve"> FILENAME  \p  \* MERGEFORMAT </w:instrText>
        </w:r>
      </w:ins>
      <w:r>
        <w:rPr>
          <w:rFonts w:ascii="Times New Roman" w:hAnsi="Times New Roman" w:cs="Times New Roman"/>
          <w:sz w:val="28"/>
        </w:rPr>
        <w:fldChar w:fldCharType="separate"/>
      </w:r>
      <w:ins w:id="129" w:author="Ярослав Ханевский" w:date="2023-09-23T18:40:00Z">
        <w:r>
          <w:rPr>
            <w:rFonts w:ascii="Times New Roman" w:hAnsi="Times New Roman" w:cs="Times New Roman"/>
            <w:noProof/>
            <w:sz w:val="28"/>
          </w:rPr>
          <w:t>E:\Lab1_BIT_Hanewskiy_AS-23-04\Задание 1\Лаб1_Задание 1_Ханевский Ярослав.docx</w:t>
        </w:r>
        <w:r>
          <w:rPr>
            <w:rFonts w:ascii="Times New Roman" w:hAnsi="Times New Roman" w:cs="Times New Roman"/>
            <w:sz w:val="28"/>
          </w:rPr>
          <w:fldChar w:fldCharType="end"/>
        </w:r>
      </w:ins>
    </w:p>
    <w:p w14:paraId="46372D11" w14:textId="1FAC995A" w:rsidR="00104D81" w:rsidRDefault="00104D81">
      <w:pPr>
        <w:rPr>
          <w:ins w:id="130" w:author="Ярослав Ханевский" w:date="2023-09-22T21:37:00Z"/>
          <w:rFonts w:ascii="Times New Roman" w:hAnsi="Times New Roman" w:cs="Times New Roman"/>
          <w:sz w:val="28"/>
        </w:rPr>
      </w:pPr>
      <w:ins w:id="131" w:author="Ярослав Ханевский" w:date="2023-09-22T21:36:00Z">
        <w:r>
          <w:rPr>
            <w:rFonts w:ascii="Times New Roman" w:hAnsi="Times New Roman" w:cs="Times New Roman"/>
            <w:sz w:val="28"/>
            <w:lang w:val="en-US"/>
          </w:rPr>
          <w:fldChar w:fldCharType="begin"/>
        </w:r>
        <w:r w:rsidRPr="00104D81">
          <w:rPr>
            <w:rFonts w:ascii="Times New Roman" w:hAnsi="Times New Roman" w:cs="Times New Roman"/>
            <w:sz w:val="28"/>
            <w:rPrChange w:id="132" w:author="Ярослав Ханевский" w:date="2023-09-22T21:36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instrText xml:space="preserve"> </w:instrText>
        </w:r>
        <w:r>
          <w:rPr>
            <w:rFonts w:ascii="Times New Roman" w:hAnsi="Times New Roman" w:cs="Times New Roman"/>
            <w:sz w:val="28"/>
            <w:lang w:val="en-US"/>
          </w:rPr>
          <w:instrText>AUTHOR</w:instrText>
        </w:r>
        <w:r w:rsidRPr="00104D81">
          <w:rPr>
            <w:rFonts w:ascii="Times New Roman" w:hAnsi="Times New Roman" w:cs="Times New Roman"/>
            <w:sz w:val="28"/>
            <w:rPrChange w:id="133" w:author="Ярослав Ханевский" w:date="2023-09-22T21:36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instrText xml:space="preserve">   \* </w:instrText>
        </w:r>
        <w:r>
          <w:rPr>
            <w:rFonts w:ascii="Times New Roman" w:hAnsi="Times New Roman" w:cs="Times New Roman"/>
            <w:sz w:val="28"/>
            <w:lang w:val="en-US"/>
          </w:rPr>
          <w:instrText>MERGEFORMAT</w:instrText>
        </w:r>
        <w:r w:rsidRPr="00104D81">
          <w:rPr>
            <w:rFonts w:ascii="Times New Roman" w:hAnsi="Times New Roman" w:cs="Times New Roman"/>
            <w:sz w:val="28"/>
            <w:rPrChange w:id="134" w:author="Ярослав Ханевский" w:date="2023-09-22T21:36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instrText xml:space="preserve"> </w:instrText>
        </w:r>
      </w:ins>
      <w:r>
        <w:rPr>
          <w:rFonts w:ascii="Times New Roman" w:hAnsi="Times New Roman" w:cs="Times New Roman"/>
          <w:sz w:val="28"/>
          <w:lang w:val="en-US"/>
        </w:rPr>
        <w:fldChar w:fldCharType="separate"/>
      </w:r>
      <w:ins w:id="135" w:author="Ярослав Ханевский" w:date="2023-09-22T21:36:00Z">
        <w:r w:rsidRPr="00104D81">
          <w:rPr>
            <w:rFonts w:ascii="Times New Roman" w:hAnsi="Times New Roman" w:cs="Times New Roman"/>
            <w:noProof/>
            <w:sz w:val="28"/>
            <w:rPrChange w:id="136" w:author="Ярослав Ханевский" w:date="2023-09-22T21:36:00Z">
              <w:rPr>
                <w:rFonts w:ascii="Times New Roman" w:hAnsi="Times New Roman" w:cs="Times New Roman"/>
                <w:noProof/>
                <w:sz w:val="28"/>
                <w:lang w:val="en-US"/>
              </w:rPr>
            </w:rPrChange>
          </w:rPr>
          <w:t>Ханевский Ярослав</w:t>
        </w:r>
        <w:r>
          <w:rPr>
            <w:rFonts w:ascii="Times New Roman" w:hAnsi="Times New Roman" w:cs="Times New Roman"/>
            <w:sz w:val="28"/>
            <w:lang w:val="en-US"/>
          </w:rPr>
          <w:fldChar w:fldCharType="end"/>
        </w:r>
        <w:r w:rsidRPr="00104D81">
          <w:rPr>
            <w:rFonts w:ascii="Times New Roman" w:hAnsi="Times New Roman" w:cs="Times New Roman"/>
            <w:sz w:val="28"/>
            <w:rPrChange w:id="137" w:author="Ярослав Ханевский" w:date="2023-09-22T21:36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t>(</w:t>
        </w:r>
      </w:ins>
      <w:ins w:id="138" w:author="Ярослав Ханевский" w:date="2023-09-22T21:37:00Z">
        <w:r>
          <w:rPr>
            <w:rFonts w:ascii="Times New Roman" w:hAnsi="Times New Roman" w:cs="Times New Roman"/>
            <w:sz w:val="28"/>
            <w:lang w:val="en-US"/>
          </w:rPr>
          <w:fldChar w:fldCharType="begin"/>
        </w:r>
        <w:r w:rsidRPr="00AB37BE">
          <w:rPr>
            <w:rFonts w:ascii="Times New Roman" w:hAnsi="Times New Roman" w:cs="Times New Roman"/>
            <w:sz w:val="28"/>
            <w:rPrChange w:id="139" w:author="Ярослав Ханевский" w:date="2023-09-22T22:13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instrText xml:space="preserve"> </w:instrText>
        </w:r>
        <w:r>
          <w:rPr>
            <w:rFonts w:ascii="Times New Roman" w:hAnsi="Times New Roman" w:cs="Times New Roman"/>
            <w:sz w:val="28"/>
            <w:lang w:val="en-US"/>
          </w:rPr>
          <w:instrText>USERINITIALS</w:instrText>
        </w:r>
        <w:r w:rsidRPr="00AB37BE">
          <w:rPr>
            <w:rFonts w:ascii="Times New Roman" w:hAnsi="Times New Roman" w:cs="Times New Roman"/>
            <w:sz w:val="28"/>
            <w:rPrChange w:id="140" w:author="Ярослав Ханевский" w:date="2023-09-22T22:13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instrText xml:space="preserve">   \* </w:instrText>
        </w:r>
        <w:r>
          <w:rPr>
            <w:rFonts w:ascii="Times New Roman" w:hAnsi="Times New Roman" w:cs="Times New Roman"/>
            <w:sz w:val="28"/>
            <w:lang w:val="en-US"/>
          </w:rPr>
          <w:instrText>MERGEFORMAT</w:instrText>
        </w:r>
        <w:r w:rsidRPr="00AB37BE">
          <w:rPr>
            <w:rFonts w:ascii="Times New Roman" w:hAnsi="Times New Roman" w:cs="Times New Roman"/>
            <w:sz w:val="28"/>
            <w:rPrChange w:id="141" w:author="Ярослав Ханевский" w:date="2023-09-22T22:13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instrText xml:space="preserve"> </w:instrText>
        </w:r>
      </w:ins>
      <w:r>
        <w:rPr>
          <w:rFonts w:ascii="Times New Roman" w:hAnsi="Times New Roman" w:cs="Times New Roman"/>
          <w:sz w:val="28"/>
          <w:lang w:val="en-US"/>
        </w:rPr>
        <w:fldChar w:fldCharType="separate"/>
      </w:r>
      <w:ins w:id="142" w:author="Ярослав Ханевский" w:date="2023-09-22T21:37:00Z">
        <w:r w:rsidRPr="00AB37BE">
          <w:rPr>
            <w:rFonts w:ascii="Times New Roman" w:hAnsi="Times New Roman" w:cs="Times New Roman"/>
            <w:noProof/>
            <w:sz w:val="28"/>
            <w:rPrChange w:id="143" w:author="Ярослав Ханевский" w:date="2023-09-22T22:13:00Z">
              <w:rPr>
                <w:rFonts w:ascii="Times New Roman" w:hAnsi="Times New Roman" w:cs="Times New Roman"/>
                <w:noProof/>
                <w:sz w:val="28"/>
                <w:lang w:val="en-US"/>
              </w:rPr>
            </w:rPrChange>
          </w:rPr>
          <w:t>ЯХ</w:t>
        </w:r>
        <w:r>
          <w:rPr>
            <w:rFonts w:ascii="Times New Roman" w:hAnsi="Times New Roman" w:cs="Times New Roman"/>
            <w:sz w:val="28"/>
            <w:lang w:val="en-US"/>
          </w:rPr>
          <w:fldChar w:fldCharType="end"/>
        </w:r>
      </w:ins>
      <w:ins w:id="144" w:author="Ярослав Ханевский" w:date="2023-09-22T21:36:00Z">
        <w:r w:rsidRPr="00104D81">
          <w:rPr>
            <w:rFonts w:ascii="Times New Roman" w:hAnsi="Times New Roman" w:cs="Times New Roman"/>
            <w:sz w:val="28"/>
            <w:rPrChange w:id="145" w:author="Ярослав Ханевский" w:date="2023-09-22T21:36:00Z">
              <w:rPr>
                <w:rFonts w:ascii="Times New Roman" w:hAnsi="Times New Roman" w:cs="Times New Roman"/>
                <w:sz w:val="28"/>
                <w:lang w:val="en-US"/>
              </w:rPr>
            </w:rPrChange>
          </w:rPr>
          <w:t>)</w:t>
        </w:r>
      </w:ins>
    </w:p>
    <w:p w14:paraId="3B83D50E" w14:textId="3125861C" w:rsidR="00104D81" w:rsidRDefault="006836EE">
      <w:pPr>
        <w:rPr>
          <w:ins w:id="146" w:author="Ярослав Ханевский" w:date="2023-09-22T21:40:00Z"/>
          <w:rFonts w:ascii="Times New Roman" w:hAnsi="Times New Roman" w:cs="Times New Roman"/>
          <w:sz w:val="28"/>
        </w:rPr>
      </w:pPr>
      <w:ins w:id="147" w:author="Ярослав Ханевский" w:date="2023-09-22T21:39:00Z">
        <w:r>
          <w:rPr>
            <w:rFonts w:ascii="Times New Roman" w:hAnsi="Times New Roman" w:cs="Times New Roman"/>
            <w:sz w:val="28"/>
          </w:rPr>
          <w:fldChar w:fldCharType="begin"/>
        </w:r>
        <w:r>
          <w:rPr>
            <w:rFonts w:ascii="Times New Roman" w:hAnsi="Times New Roman" w:cs="Times New Roman"/>
            <w:sz w:val="28"/>
          </w:rPr>
          <w:instrText xml:space="preserve"> FILESIZE  \k  \* MERGEFORMAT </w:instrText>
        </w:r>
      </w:ins>
      <w:r>
        <w:rPr>
          <w:rFonts w:ascii="Times New Roman" w:hAnsi="Times New Roman" w:cs="Times New Roman"/>
          <w:sz w:val="28"/>
        </w:rPr>
        <w:fldChar w:fldCharType="separate"/>
      </w:r>
      <w:ins w:id="148" w:author="Ярослав Ханевский" w:date="2023-09-22T21:39:00Z">
        <w:r>
          <w:rPr>
            <w:rFonts w:ascii="Times New Roman" w:hAnsi="Times New Roman" w:cs="Times New Roman"/>
            <w:noProof/>
            <w:sz w:val="28"/>
          </w:rPr>
          <w:t>3395</w:t>
        </w:r>
        <w:r>
          <w:rPr>
            <w:rFonts w:ascii="Times New Roman" w:hAnsi="Times New Roman" w:cs="Times New Roman"/>
            <w:sz w:val="28"/>
          </w:rPr>
          <w:fldChar w:fldCharType="end"/>
        </w:r>
      </w:ins>
      <w:ins w:id="149" w:author="Ярослав Ханевский" w:date="2023-09-22T21:40:00Z">
        <w:r>
          <w:rPr>
            <w:rFonts w:ascii="Times New Roman" w:hAnsi="Times New Roman" w:cs="Times New Roman"/>
            <w:sz w:val="28"/>
          </w:rPr>
          <w:t xml:space="preserve"> </w:t>
        </w:r>
      </w:ins>
      <w:ins w:id="150" w:author="Ярослав Ханевский" w:date="2023-09-22T21:39:00Z">
        <w:r>
          <w:rPr>
            <w:rFonts w:ascii="Times New Roman" w:hAnsi="Times New Roman" w:cs="Times New Roman"/>
            <w:sz w:val="28"/>
          </w:rPr>
          <w:t>К</w:t>
        </w:r>
      </w:ins>
      <w:ins w:id="151" w:author="Ярослав Ханевский" w:date="2023-09-22T21:40:00Z">
        <w:r>
          <w:rPr>
            <w:rFonts w:ascii="Times New Roman" w:hAnsi="Times New Roman" w:cs="Times New Roman"/>
            <w:sz w:val="28"/>
          </w:rPr>
          <w:t>б</w:t>
        </w:r>
      </w:ins>
    </w:p>
    <w:p w14:paraId="0796A27D" w14:textId="279A8781" w:rsidR="006836EE" w:rsidRPr="00104D81" w:rsidRDefault="006836EE">
      <w:pPr>
        <w:rPr>
          <w:ins w:id="152" w:author="Ярослав Ханевский" w:date="2023-09-21T20:21:00Z"/>
          <w:rFonts w:ascii="Times New Roman" w:hAnsi="Times New Roman" w:cs="Times New Roman"/>
          <w:sz w:val="28"/>
          <w:rPrChange w:id="153" w:author="Ярослав Ханевский" w:date="2023-09-22T21:36:00Z">
            <w:rPr>
              <w:ins w:id="154" w:author="Ярослав Ханевский" w:date="2023-09-21T20:21:00Z"/>
              <w:rFonts w:ascii="Times New Roman" w:hAnsi="Times New Roman" w:cs="Times New Roman"/>
              <w:b/>
              <w:sz w:val="32"/>
            </w:rPr>
          </w:rPrChange>
        </w:rPr>
        <w:pPrChange w:id="155" w:author="Ярослав Ханевский" w:date="2023-09-21T20:22:00Z">
          <w:pPr>
            <w:jc w:val="center"/>
          </w:pPr>
        </w:pPrChange>
      </w:pPr>
      <w:ins w:id="156" w:author="Ярослав Ханевский" w:date="2023-09-22T21:40:00Z">
        <w:r>
          <w:rPr>
            <w:rFonts w:ascii="Times New Roman" w:hAnsi="Times New Roman" w:cs="Times New Roman"/>
            <w:sz w:val="28"/>
          </w:rPr>
          <w:fldChar w:fldCharType="begin"/>
        </w:r>
        <w:r>
          <w:rPr>
            <w:rFonts w:ascii="Times New Roman" w:hAnsi="Times New Roman" w:cs="Times New Roman"/>
            <w:sz w:val="28"/>
          </w:rPr>
          <w:instrText xml:space="preserve"> NUMPAGES  \* CardText  \* MERGEFORMAT </w:instrText>
        </w:r>
      </w:ins>
      <w:r>
        <w:rPr>
          <w:rFonts w:ascii="Times New Roman" w:hAnsi="Times New Roman" w:cs="Times New Roman"/>
          <w:sz w:val="28"/>
        </w:rPr>
        <w:fldChar w:fldCharType="separate"/>
      </w:r>
      <w:ins w:id="157" w:author="Ярослав Ханевский" w:date="2023-09-22T21:40:00Z">
        <w:r>
          <w:rPr>
            <w:rFonts w:ascii="Times New Roman" w:hAnsi="Times New Roman" w:cs="Times New Roman"/>
            <w:noProof/>
            <w:sz w:val="28"/>
          </w:rPr>
          <w:t>восемь</w:t>
        </w:r>
        <w:r>
          <w:rPr>
            <w:rFonts w:ascii="Times New Roman" w:hAnsi="Times New Roman" w:cs="Times New Roman"/>
            <w:sz w:val="28"/>
          </w:rPr>
          <w:fldChar w:fldCharType="end"/>
        </w:r>
        <w:r>
          <w:rPr>
            <w:rFonts w:ascii="Times New Roman" w:hAnsi="Times New Roman" w:cs="Times New Roman"/>
            <w:sz w:val="28"/>
          </w:rPr>
          <w:t xml:space="preserve">, </w:t>
        </w:r>
      </w:ins>
      <w:ins w:id="158" w:author="Ярослав Ханевский" w:date="2023-09-22T21:41:00Z">
        <w:r>
          <w:rPr>
            <w:rFonts w:ascii="Times New Roman" w:hAnsi="Times New Roman" w:cs="Times New Roman"/>
            <w:sz w:val="28"/>
          </w:rPr>
          <w:fldChar w:fldCharType="begin"/>
        </w:r>
        <w:r>
          <w:rPr>
            <w:rFonts w:ascii="Times New Roman" w:hAnsi="Times New Roman" w:cs="Times New Roman"/>
            <w:sz w:val="28"/>
          </w:rPr>
          <w:instrText xml:space="preserve"> NUMWORDS   \* MERGEFORMAT </w:instrText>
        </w:r>
      </w:ins>
      <w:r>
        <w:rPr>
          <w:rFonts w:ascii="Times New Roman" w:hAnsi="Times New Roman" w:cs="Times New Roman"/>
          <w:sz w:val="28"/>
        </w:rPr>
        <w:fldChar w:fldCharType="separate"/>
      </w:r>
      <w:ins w:id="159" w:author="Ярослав Ханевский" w:date="2023-09-22T21:41:00Z">
        <w:r>
          <w:rPr>
            <w:rFonts w:ascii="Times New Roman" w:hAnsi="Times New Roman" w:cs="Times New Roman"/>
            <w:noProof/>
            <w:sz w:val="28"/>
          </w:rPr>
          <w:t>810</w:t>
        </w:r>
        <w:r>
          <w:rPr>
            <w:rFonts w:ascii="Times New Roman" w:hAnsi="Times New Roman" w:cs="Times New Roman"/>
            <w:sz w:val="28"/>
          </w:rPr>
          <w:fldChar w:fldCharType="end"/>
        </w:r>
      </w:ins>
    </w:p>
    <w:p w14:paraId="283692B7" w14:textId="77777777" w:rsidR="006836EE" w:rsidRDefault="006836EE" w:rsidP="00CF3FA0">
      <w:pPr>
        <w:jc w:val="center"/>
        <w:rPr>
          <w:ins w:id="160" w:author="Ярослав Ханевский" w:date="2023-09-22T21:41:00Z"/>
          <w:rFonts w:ascii="Times New Roman" w:hAnsi="Times New Roman" w:cs="Times New Roman"/>
          <w:b/>
          <w:sz w:val="32"/>
        </w:rPr>
        <w:sectPr w:rsidR="006836EE" w:rsidSect="006836EE">
          <w:type w:val="continuous"/>
          <w:pgSz w:w="11906" w:h="16838" w:code="9"/>
          <w:pgMar w:top="1134" w:right="850" w:bottom="1134" w:left="1701" w:header="708" w:footer="708" w:gutter="0"/>
          <w:pgNumType w:start="0"/>
          <w:cols w:num="2" w:space="708"/>
          <w:titlePg/>
          <w:docGrid w:linePitch="360"/>
          <w:sectPrChange w:id="161" w:author="Ярослав Ханевский" w:date="2023-09-22T21:41:00Z">
            <w:sectPr w:rsidR="006836EE" w:rsidSect="006836EE">
              <w:pgMar w:top="1134" w:right="850" w:bottom="1134" w:left="1701" w:header="708" w:footer="708" w:gutter="0"/>
              <w:cols w:num="1"/>
            </w:sectPr>
          </w:sectPrChange>
        </w:sectPr>
      </w:pPr>
    </w:p>
    <w:p w14:paraId="4147ACEC" w14:textId="15CB02C9" w:rsidR="00CF3FA0" w:rsidRPr="003C2AF9" w:rsidRDefault="00CF3FA0" w:rsidP="00CF3FA0">
      <w:pPr>
        <w:jc w:val="center"/>
      </w:pPr>
      <w:r w:rsidRPr="003C2AF9">
        <w:rPr>
          <w:rFonts w:ascii="Times New Roman" w:hAnsi="Times New Roman" w:cs="Times New Roman"/>
          <w:b/>
          <w:sz w:val="32"/>
        </w:rPr>
        <w:t>Список иллюстраций</w:t>
      </w:r>
    </w:p>
    <w:p w14:paraId="4D1AE919" w14:textId="178CCB07" w:rsidR="007E7CC1" w:rsidRDefault="007E7CC1">
      <w:pPr>
        <w:pStyle w:val="ad"/>
        <w:tabs>
          <w:tab w:val="right" w:leader="dot" w:pos="9345"/>
        </w:tabs>
        <w:rPr>
          <w:ins w:id="162" w:author="Ярослав Ханевский" w:date="2023-09-23T18:45:00Z"/>
          <w:rFonts w:eastAsiaTheme="minorEastAsia"/>
          <w:noProof/>
          <w:lang w:eastAsia="ru-RU"/>
        </w:rPr>
      </w:pPr>
      <w:ins w:id="163" w:author="Ярослав Ханевский" w:date="2023-09-23T18:45:00Z"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TOC \c "Рисунок" </w:instrText>
        </w:r>
      </w:ins>
      <w:r>
        <w:rPr>
          <w:rFonts w:ascii="Times New Roman" w:hAnsi="Times New Roman" w:cs="Times New Roman"/>
          <w:sz w:val="28"/>
          <w:szCs w:val="28"/>
        </w:rPr>
        <w:fldChar w:fldCharType="separate"/>
      </w:r>
      <w:ins w:id="164" w:author="Ярослав Ханевский" w:date="2023-09-23T18:45:00Z">
        <w:r>
          <w:rPr>
            <w:noProof/>
          </w:rPr>
          <w:t>Рисунок 1. Жигулёвск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_Toc146387118 \h </w:instrText>
        </w:r>
      </w:ins>
      <w:r>
        <w:rPr>
          <w:noProof/>
        </w:rPr>
      </w:r>
      <w:r>
        <w:rPr>
          <w:noProof/>
        </w:rPr>
        <w:fldChar w:fldCharType="separate"/>
      </w:r>
      <w:ins w:id="165" w:author="Ярослав Ханевский" w:date="2023-09-23T18:45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1C6D396E" w14:textId="19202E47" w:rsidR="007E7CC1" w:rsidRDefault="007E7CC1">
      <w:pPr>
        <w:pStyle w:val="ad"/>
        <w:tabs>
          <w:tab w:val="right" w:leader="dot" w:pos="9345"/>
        </w:tabs>
        <w:rPr>
          <w:ins w:id="166" w:author="Ярослав Ханевский" w:date="2023-09-23T18:45:00Z"/>
          <w:rFonts w:eastAsiaTheme="minorEastAsia"/>
          <w:noProof/>
          <w:lang w:eastAsia="ru-RU"/>
        </w:rPr>
      </w:pPr>
      <w:ins w:id="167" w:author="Ярослав Ханевский" w:date="2023-09-23T18:45:00Z">
        <w:r>
          <w:rPr>
            <w:noProof/>
          </w:rPr>
          <w:t>Рисунок 2. Храм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_Toc146387119 \h </w:instrText>
        </w:r>
      </w:ins>
      <w:r>
        <w:rPr>
          <w:noProof/>
        </w:rPr>
      </w:r>
      <w:r>
        <w:rPr>
          <w:noProof/>
        </w:rPr>
        <w:fldChar w:fldCharType="separate"/>
      </w:r>
      <w:ins w:id="168" w:author="Ярослав Ханевский" w:date="2023-09-23T18:45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2540E02B" w14:textId="357A0F5D" w:rsidR="007E7CC1" w:rsidRDefault="007E7CC1">
      <w:pPr>
        <w:pStyle w:val="ad"/>
        <w:tabs>
          <w:tab w:val="right" w:leader="dot" w:pos="9345"/>
        </w:tabs>
        <w:rPr>
          <w:ins w:id="169" w:author="Ярослав Ханевский" w:date="2023-09-23T18:45:00Z"/>
          <w:rFonts w:eastAsiaTheme="minorEastAsia"/>
          <w:noProof/>
          <w:lang w:eastAsia="ru-RU"/>
        </w:rPr>
      </w:pPr>
      <w:ins w:id="170" w:author="Ярослав Ханевский" w:date="2023-09-23T18:45:00Z">
        <w:r>
          <w:rPr>
            <w:noProof/>
          </w:rPr>
          <w:t>Рисунок 3. Берёзовая роща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_Toc146387120 \h </w:instrText>
        </w:r>
      </w:ins>
      <w:r>
        <w:rPr>
          <w:noProof/>
        </w:rPr>
      </w:r>
      <w:r>
        <w:rPr>
          <w:noProof/>
        </w:rPr>
        <w:fldChar w:fldCharType="separate"/>
      </w:r>
      <w:ins w:id="171" w:author="Ярослав Ханевский" w:date="2023-09-23T18:45:00Z">
        <w:r>
          <w:rPr>
            <w:noProof/>
          </w:rPr>
          <w:t>4</w:t>
        </w:r>
        <w:r>
          <w:rPr>
            <w:noProof/>
          </w:rPr>
          <w:fldChar w:fldCharType="end"/>
        </w:r>
      </w:ins>
    </w:p>
    <w:p w14:paraId="44E495BB" w14:textId="52EAC55B" w:rsidR="007E7CC1" w:rsidRDefault="007E7CC1">
      <w:pPr>
        <w:pStyle w:val="ad"/>
        <w:tabs>
          <w:tab w:val="right" w:leader="dot" w:pos="9345"/>
        </w:tabs>
        <w:rPr>
          <w:ins w:id="172" w:author="Ярослав Ханевский" w:date="2023-09-23T18:45:00Z"/>
          <w:rFonts w:eastAsiaTheme="minorEastAsia"/>
          <w:noProof/>
          <w:lang w:eastAsia="ru-RU"/>
        </w:rPr>
      </w:pPr>
      <w:ins w:id="173" w:author="Ярослав Ханевский" w:date="2023-09-23T18:45:00Z">
        <w:r>
          <w:rPr>
            <w:noProof/>
          </w:rPr>
          <w:t>Рисунок 4. Фестиваль "</w:t>
        </w:r>
        <w:r w:rsidRPr="00273EA8">
          <w:rPr>
            <w:noProof/>
            <w:lang w:val="en-US"/>
          </w:rPr>
          <w:t>ArtiCool</w:t>
        </w:r>
        <w:r>
          <w:rPr>
            <w:noProof/>
          </w:rPr>
          <w:t>"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_Toc146387121 \h </w:instrText>
        </w:r>
      </w:ins>
      <w:r>
        <w:rPr>
          <w:noProof/>
        </w:rPr>
      </w:r>
      <w:r>
        <w:rPr>
          <w:noProof/>
        </w:rPr>
        <w:fldChar w:fldCharType="separate"/>
      </w:r>
      <w:ins w:id="174" w:author="Ярослав Ханевский" w:date="2023-09-23T18:45:00Z">
        <w:r>
          <w:rPr>
            <w:noProof/>
          </w:rPr>
          <w:t>5</w:t>
        </w:r>
        <w:r>
          <w:rPr>
            <w:noProof/>
          </w:rPr>
          <w:fldChar w:fldCharType="end"/>
        </w:r>
      </w:ins>
    </w:p>
    <w:p w14:paraId="75C1AEED" w14:textId="1051050C" w:rsidR="00F62A07" w:rsidDel="007E7CC1" w:rsidRDefault="007E7CC1">
      <w:pPr>
        <w:pStyle w:val="ad"/>
        <w:tabs>
          <w:tab w:val="right" w:leader="dot" w:pos="9345"/>
        </w:tabs>
        <w:rPr>
          <w:del w:id="175" w:author="Ярослав Ханевский" w:date="2023-09-23T18:44:00Z"/>
          <w:noProof/>
        </w:rPr>
      </w:pPr>
      <w:ins w:id="176" w:author="Ярослав Ханевский" w:date="2023-09-23T18:45:00Z"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ins>
      <w:del w:id="177" w:author="Ярослав Ханевский" w:date="2023-09-23T18:44:00Z">
        <w:r w:rsidR="00CF3FA0" w:rsidDel="007E7CC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CF3FA0" w:rsidDel="007E7CC1">
          <w:rPr>
            <w:rFonts w:ascii="Times New Roman" w:hAnsi="Times New Roman" w:cs="Times New Roman"/>
            <w:sz w:val="28"/>
            <w:szCs w:val="28"/>
          </w:rPr>
          <w:delInstrText xml:space="preserve"> TOC \c "Рисунок" </w:delInstrText>
        </w:r>
        <w:r w:rsidR="00CF3FA0" w:rsidDel="007E7CC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62A07" w:rsidDel="007E7CC1">
          <w:rPr>
            <w:noProof/>
          </w:rPr>
          <w:delText>Рисунок 1. Жигулёвск</w:delText>
        </w:r>
        <w:r w:rsidR="00F62A07" w:rsidDel="007E7CC1">
          <w:rPr>
            <w:noProof/>
          </w:rPr>
          <w:tab/>
        </w:r>
        <w:r w:rsidR="00F62A07" w:rsidDel="007E7CC1">
          <w:rPr>
            <w:noProof/>
          </w:rPr>
          <w:fldChar w:fldCharType="begin"/>
        </w:r>
        <w:r w:rsidR="00F62A07" w:rsidDel="007E7CC1">
          <w:rPr>
            <w:noProof/>
          </w:rPr>
          <w:delInstrText xml:space="preserve"> PAGEREF _Toc146216704 \h </w:delInstrText>
        </w:r>
        <w:r w:rsidR="00F62A07" w:rsidDel="007E7CC1">
          <w:rPr>
            <w:noProof/>
          </w:rPr>
        </w:r>
        <w:r w:rsidR="00F62A07" w:rsidDel="007E7CC1">
          <w:rPr>
            <w:noProof/>
          </w:rPr>
          <w:fldChar w:fldCharType="separate"/>
        </w:r>
        <w:r w:rsidR="00F62A07" w:rsidDel="007E7CC1">
          <w:rPr>
            <w:noProof/>
          </w:rPr>
          <w:delText>0</w:delText>
        </w:r>
        <w:r w:rsidR="00F62A07" w:rsidDel="007E7CC1">
          <w:rPr>
            <w:noProof/>
          </w:rPr>
          <w:fldChar w:fldCharType="end"/>
        </w:r>
      </w:del>
    </w:p>
    <w:p w14:paraId="2260A818" w14:textId="488F29C5" w:rsidR="00F62A07" w:rsidDel="007E7CC1" w:rsidRDefault="00F62A07">
      <w:pPr>
        <w:pStyle w:val="ad"/>
        <w:tabs>
          <w:tab w:val="right" w:leader="dot" w:pos="9345"/>
        </w:tabs>
        <w:rPr>
          <w:del w:id="178" w:author="Ярослав Ханевский" w:date="2023-09-23T18:44:00Z"/>
          <w:noProof/>
        </w:rPr>
      </w:pPr>
      <w:del w:id="179" w:author="Ярослав Ханевский" w:date="2023-09-23T18:44:00Z">
        <w:r w:rsidDel="007E7CC1">
          <w:rPr>
            <w:noProof/>
          </w:rPr>
          <w:delText>Рисунок 2. Храм</w:delText>
        </w:r>
        <w:r w:rsidDel="007E7CC1">
          <w:rPr>
            <w:noProof/>
          </w:rPr>
          <w:tab/>
        </w:r>
        <w:r w:rsidDel="007E7CC1">
          <w:rPr>
            <w:noProof/>
          </w:rPr>
          <w:fldChar w:fldCharType="begin"/>
        </w:r>
        <w:r w:rsidDel="007E7CC1">
          <w:rPr>
            <w:noProof/>
          </w:rPr>
          <w:delInstrText xml:space="preserve"> PAGEREF _Toc146216705 \h </w:delInstrText>
        </w:r>
        <w:r w:rsidDel="007E7CC1">
          <w:rPr>
            <w:noProof/>
          </w:rPr>
        </w:r>
        <w:r w:rsidDel="007E7CC1">
          <w:rPr>
            <w:noProof/>
          </w:rPr>
          <w:fldChar w:fldCharType="separate"/>
        </w:r>
        <w:r w:rsidDel="007E7CC1">
          <w:rPr>
            <w:noProof/>
          </w:rPr>
          <w:delText>0</w:delText>
        </w:r>
        <w:r w:rsidDel="007E7CC1">
          <w:rPr>
            <w:noProof/>
          </w:rPr>
          <w:fldChar w:fldCharType="end"/>
        </w:r>
      </w:del>
    </w:p>
    <w:p w14:paraId="711D6D11" w14:textId="2DDE3773" w:rsidR="00F62A07" w:rsidDel="007E7CC1" w:rsidRDefault="00F62A07">
      <w:pPr>
        <w:pStyle w:val="ad"/>
        <w:tabs>
          <w:tab w:val="right" w:leader="dot" w:pos="9345"/>
        </w:tabs>
        <w:rPr>
          <w:del w:id="180" w:author="Ярослав Ханевский" w:date="2023-09-23T18:44:00Z"/>
          <w:noProof/>
        </w:rPr>
      </w:pPr>
      <w:del w:id="181" w:author="Ярослав Ханевский" w:date="2023-09-23T18:44:00Z">
        <w:r w:rsidDel="007E7CC1">
          <w:rPr>
            <w:noProof/>
          </w:rPr>
          <w:delText>Рисунок 3. Берёзовая роща</w:delText>
        </w:r>
        <w:r w:rsidDel="007E7CC1">
          <w:rPr>
            <w:noProof/>
          </w:rPr>
          <w:tab/>
        </w:r>
        <w:r w:rsidDel="007E7CC1">
          <w:rPr>
            <w:noProof/>
          </w:rPr>
          <w:fldChar w:fldCharType="begin"/>
        </w:r>
        <w:r w:rsidDel="007E7CC1">
          <w:rPr>
            <w:noProof/>
          </w:rPr>
          <w:delInstrText xml:space="preserve"> PAGEREF _Toc146216706 \h </w:delInstrText>
        </w:r>
        <w:r w:rsidDel="007E7CC1">
          <w:rPr>
            <w:noProof/>
          </w:rPr>
        </w:r>
        <w:r w:rsidDel="007E7CC1">
          <w:rPr>
            <w:noProof/>
          </w:rPr>
          <w:fldChar w:fldCharType="separate"/>
        </w:r>
        <w:r w:rsidDel="007E7CC1">
          <w:rPr>
            <w:noProof/>
          </w:rPr>
          <w:delText>0</w:delText>
        </w:r>
        <w:r w:rsidDel="007E7CC1">
          <w:rPr>
            <w:noProof/>
          </w:rPr>
          <w:fldChar w:fldCharType="end"/>
        </w:r>
      </w:del>
    </w:p>
    <w:p w14:paraId="10EE28E7" w14:textId="71B9D1DB" w:rsidR="00F62A07" w:rsidDel="007E7CC1" w:rsidRDefault="00F62A07">
      <w:pPr>
        <w:pStyle w:val="ad"/>
        <w:tabs>
          <w:tab w:val="right" w:leader="dot" w:pos="9345"/>
        </w:tabs>
        <w:rPr>
          <w:del w:id="182" w:author="Ярослав Ханевский" w:date="2023-09-23T18:44:00Z"/>
          <w:noProof/>
        </w:rPr>
      </w:pPr>
      <w:del w:id="183" w:author="Ярослав Ханевский" w:date="2023-09-23T18:44:00Z">
        <w:r w:rsidDel="007E7CC1">
          <w:rPr>
            <w:noProof/>
          </w:rPr>
          <w:delText>Рисунок 4. Фестиваль "</w:delText>
        </w:r>
        <w:r w:rsidRPr="00DD4EF3" w:rsidDel="007E7CC1">
          <w:rPr>
            <w:noProof/>
            <w:lang w:val="en-US"/>
          </w:rPr>
          <w:delText>ArtiCool</w:delText>
        </w:r>
        <w:r w:rsidDel="007E7CC1">
          <w:rPr>
            <w:noProof/>
          </w:rPr>
          <w:delText>"</w:delText>
        </w:r>
        <w:r w:rsidDel="007E7CC1">
          <w:rPr>
            <w:noProof/>
          </w:rPr>
          <w:tab/>
        </w:r>
        <w:r w:rsidDel="007E7CC1">
          <w:rPr>
            <w:noProof/>
          </w:rPr>
          <w:fldChar w:fldCharType="begin"/>
        </w:r>
        <w:r w:rsidDel="007E7CC1">
          <w:rPr>
            <w:noProof/>
          </w:rPr>
          <w:delInstrText xml:space="preserve"> PAGEREF _Toc146216707 \h </w:delInstrText>
        </w:r>
        <w:r w:rsidDel="007E7CC1">
          <w:rPr>
            <w:noProof/>
          </w:rPr>
        </w:r>
        <w:r w:rsidDel="007E7CC1">
          <w:rPr>
            <w:noProof/>
          </w:rPr>
          <w:fldChar w:fldCharType="separate"/>
        </w:r>
        <w:r w:rsidDel="007E7CC1">
          <w:rPr>
            <w:noProof/>
          </w:rPr>
          <w:delText>0</w:delText>
        </w:r>
        <w:r w:rsidDel="007E7CC1">
          <w:rPr>
            <w:noProof/>
          </w:rPr>
          <w:fldChar w:fldCharType="end"/>
        </w:r>
      </w:del>
    </w:p>
    <w:p w14:paraId="1BA3E5FC" w14:textId="00B4A5E4" w:rsidR="00CE50E4" w:rsidRDefault="00CF3FA0">
      <w:pPr>
        <w:rPr>
          <w:rFonts w:ascii="Times New Roman" w:hAnsi="Times New Roman" w:cs="Times New Roman"/>
          <w:sz w:val="28"/>
          <w:szCs w:val="28"/>
        </w:rPr>
      </w:pPr>
      <w:del w:id="184" w:author="Ярослав Ханевский" w:date="2023-09-23T18:44:00Z">
        <w:r w:rsidDel="007E7CC1">
          <w:rPr>
            <w:rFonts w:ascii="Times New Roman" w:hAnsi="Times New Roman" w:cs="Times New Roman"/>
            <w:sz w:val="28"/>
            <w:szCs w:val="28"/>
          </w:rPr>
          <w:fldChar w:fldCharType="end"/>
        </w:r>
      </w:del>
    </w:p>
    <w:p w14:paraId="79BAB3A2" w14:textId="77777777" w:rsidR="00B06A0C" w:rsidRDefault="00B06A0C" w:rsidP="00B06A0C">
      <w:pPr>
        <w:jc w:val="center"/>
        <w:rPr>
          <w:rFonts w:ascii="Times New Roman" w:hAnsi="Times New Roman" w:cs="Times New Roman"/>
          <w:b/>
          <w:sz w:val="32"/>
        </w:rPr>
      </w:pPr>
      <w:bookmarkStart w:id="185" w:name="_Hlk146217872"/>
      <w:r w:rsidRPr="003C2AF9">
        <w:rPr>
          <w:rFonts w:ascii="Times New Roman" w:hAnsi="Times New Roman" w:cs="Times New Roman"/>
          <w:b/>
          <w:sz w:val="32"/>
        </w:rPr>
        <w:t>Предметный указатель</w:t>
      </w:r>
    </w:p>
    <w:bookmarkEnd w:id="185"/>
    <w:p w14:paraId="0A8A4BCF" w14:textId="77777777" w:rsidR="00B06A0C" w:rsidRDefault="00B06A0C">
      <w:pPr>
        <w:rPr>
          <w:rFonts w:ascii="Times New Roman" w:hAnsi="Times New Roman" w:cs="Times New Roman"/>
          <w:noProof/>
          <w:sz w:val="28"/>
          <w:szCs w:val="28"/>
        </w:rPr>
        <w:sectPr w:rsidR="00B06A0C" w:rsidSect="006836EE">
          <w:type w:val="continuous"/>
          <w:pgSz w:w="11906" w:h="16838" w:code="9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INDEX \e "</w:instrText>
      </w:r>
      <w:r>
        <w:rPr>
          <w:rFonts w:ascii="Times New Roman" w:hAnsi="Times New Roman" w:cs="Times New Roman"/>
          <w:sz w:val="28"/>
          <w:szCs w:val="28"/>
        </w:rPr>
        <w:tab/>
        <w:instrText xml:space="preserve">" \h "A" \c "1" \z "1049"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68B04B6" w14:textId="77777777" w:rsidR="00B06A0C" w:rsidRDefault="00B06A0C">
      <w:pPr>
        <w:pStyle w:val="af1"/>
        <w:keepNext/>
        <w:tabs>
          <w:tab w:val="right" w:leader="dot" w:pos="9345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А</w:t>
      </w:r>
    </w:p>
    <w:p w14:paraId="4E40A304" w14:textId="77777777" w:rsidR="00B06A0C" w:rsidRDefault="00B06A0C">
      <w:pPr>
        <w:pStyle w:val="12"/>
        <w:tabs>
          <w:tab w:val="right" w:leader="dot" w:pos="9345"/>
        </w:tabs>
        <w:rPr>
          <w:noProof/>
        </w:rPr>
      </w:pPr>
      <w:r w:rsidRPr="005B4617">
        <w:rPr>
          <w:rFonts w:ascii="Times New Roman" w:hAnsi="Times New Roman" w:cs="Times New Roman"/>
          <w:noProof/>
        </w:rPr>
        <w:t>АС-23-04</w:t>
      </w:r>
      <w:r>
        <w:rPr>
          <w:noProof/>
        </w:rPr>
        <w:tab/>
        <w:t>1</w:t>
      </w:r>
    </w:p>
    <w:p w14:paraId="20BAB5AF" w14:textId="77777777" w:rsidR="00B06A0C" w:rsidRDefault="00B06A0C">
      <w:pPr>
        <w:pStyle w:val="af1"/>
        <w:keepNext/>
        <w:tabs>
          <w:tab w:val="right" w:leader="dot" w:pos="9345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Х</w:t>
      </w:r>
    </w:p>
    <w:p w14:paraId="35D8BD43" w14:textId="77777777" w:rsidR="00B06A0C" w:rsidRDefault="00B06A0C">
      <w:pPr>
        <w:pStyle w:val="12"/>
        <w:tabs>
          <w:tab w:val="right" w:leader="dot" w:pos="9345"/>
        </w:tabs>
        <w:rPr>
          <w:noProof/>
        </w:rPr>
      </w:pPr>
      <w:r w:rsidRPr="005B4617">
        <w:rPr>
          <w:rFonts w:ascii="Times New Roman" w:hAnsi="Times New Roman" w:cs="Times New Roman"/>
          <w:noProof/>
        </w:rPr>
        <w:t>Ханевский</w:t>
      </w:r>
      <w:r>
        <w:rPr>
          <w:noProof/>
        </w:rPr>
        <w:tab/>
        <w:t>1</w:t>
      </w:r>
    </w:p>
    <w:p w14:paraId="56E18024" w14:textId="77777777" w:rsidR="00B06A0C" w:rsidRDefault="00B06A0C">
      <w:pPr>
        <w:pStyle w:val="af1"/>
        <w:keepNext/>
        <w:tabs>
          <w:tab w:val="right" w:leader="dot" w:pos="9345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Я</w:t>
      </w:r>
    </w:p>
    <w:p w14:paraId="23FDC5E3" w14:textId="77777777" w:rsidR="00B06A0C" w:rsidRDefault="00B06A0C">
      <w:pPr>
        <w:pStyle w:val="12"/>
        <w:tabs>
          <w:tab w:val="right" w:leader="dot" w:pos="9345"/>
        </w:tabs>
        <w:rPr>
          <w:noProof/>
        </w:rPr>
      </w:pPr>
      <w:r w:rsidRPr="005B4617">
        <w:rPr>
          <w:rFonts w:ascii="Times New Roman" w:hAnsi="Times New Roman" w:cs="Times New Roman"/>
          <w:noProof/>
        </w:rPr>
        <w:t>Ярослав</w:t>
      </w:r>
      <w:r>
        <w:rPr>
          <w:noProof/>
        </w:rPr>
        <w:tab/>
        <w:t>1</w:t>
      </w:r>
    </w:p>
    <w:p w14:paraId="599D6304" w14:textId="77777777" w:rsidR="00B06A0C" w:rsidRDefault="00B06A0C">
      <w:pPr>
        <w:rPr>
          <w:rFonts w:ascii="Times New Roman" w:hAnsi="Times New Roman" w:cs="Times New Roman"/>
          <w:noProof/>
          <w:sz w:val="28"/>
          <w:szCs w:val="28"/>
        </w:rPr>
        <w:sectPr w:rsidR="00B06A0C" w:rsidSect="00B06A0C">
          <w:type w:val="continuous"/>
          <w:pgSz w:w="11906" w:h="16838" w:code="9"/>
          <w:pgMar w:top="1134" w:right="850" w:bottom="1134" w:left="1701" w:header="708" w:footer="708" w:gutter="0"/>
          <w:cols w:space="720"/>
          <w:titlePg/>
          <w:docGrid w:linePitch="360"/>
        </w:sectPr>
      </w:pPr>
    </w:p>
    <w:p w14:paraId="05EC6A39" w14:textId="77777777" w:rsidR="00B06A0C" w:rsidRDefault="00B06A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9B3B10C" w14:textId="77777777" w:rsidR="00B06A0C" w:rsidRDefault="00B06A0C" w:rsidP="00B06A0C">
      <w:pPr>
        <w:jc w:val="center"/>
        <w:rPr>
          <w:rFonts w:ascii="Times New Roman" w:hAnsi="Times New Roman" w:cs="Times New Roman"/>
          <w:b/>
          <w:sz w:val="32"/>
        </w:rPr>
      </w:pPr>
      <w:r w:rsidRPr="009F662E">
        <w:rPr>
          <w:rFonts w:ascii="Times New Roman" w:hAnsi="Times New Roman" w:cs="Times New Roman"/>
          <w:b/>
          <w:sz w:val="32"/>
        </w:rPr>
        <w:t>Приложение 2</w:t>
      </w:r>
    </w:p>
    <w:p w14:paraId="5D9BF6DE" w14:textId="77777777" w:rsidR="00B06A0C" w:rsidRDefault="00565583" w:rsidP="00B06A0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w:anchor="_§_1.2_Моя" w:history="1">
        <w:r w:rsidR="00B06A0C" w:rsidRPr="00B06A0C">
          <w:rPr>
            <w:rStyle w:val="a3"/>
            <w:rFonts w:ascii="Times New Roman" w:hAnsi="Times New Roman" w:cs="Times New Roman"/>
            <w:sz w:val="28"/>
            <w:szCs w:val="28"/>
          </w:rPr>
          <w:t>§ 1.2 Моя малая родина</w:t>
        </w:r>
      </w:hyperlink>
    </w:p>
    <w:p w14:paraId="435A96DD" w14:textId="77777777" w:rsidR="000217E0" w:rsidRDefault="00565583" w:rsidP="000217E0">
      <w:pPr>
        <w:pStyle w:val="a5"/>
        <w:numPr>
          <w:ilvl w:val="0"/>
          <w:numId w:val="3"/>
        </w:numPr>
        <w:rPr>
          <w:ins w:id="186" w:author="Ярослав Ханевский" w:date="2023-09-21T20:09:00Z"/>
          <w:rFonts w:ascii="Times New Roman" w:hAnsi="Times New Roman" w:cs="Times New Roman"/>
          <w:sz w:val="28"/>
          <w:szCs w:val="28"/>
        </w:rPr>
      </w:pPr>
      <w:hyperlink r:id="rId19" w:history="1">
        <w:r w:rsidR="00FA6694" w:rsidRPr="00FA6694">
          <w:rPr>
            <w:rStyle w:val="a3"/>
            <w:rFonts w:ascii="Times New Roman" w:hAnsi="Times New Roman" w:cs="Times New Roman"/>
            <w:sz w:val="28"/>
            <w:szCs w:val="28"/>
          </w:rPr>
          <w:t>https://ru.wikipedia.org/wiki/Жигулёвск</w:t>
        </w:r>
      </w:hyperlink>
    </w:p>
    <w:p w14:paraId="78DD2D87" w14:textId="6C0E8D86" w:rsidR="0008392E" w:rsidRDefault="0008392E">
      <w:pPr>
        <w:rPr>
          <w:ins w:id="187" w:author="Ярослав Ханевский" w:date="2023-09-22T22:54:00Z"/>
          <w:rFonts w:ascii="Times New Roman" w:hAnsi="Times New Roman" w:cs="Times New Roman"/>
          <w:sz w:val="28"/>
          <w:szCs w:val="28"/>
        </w:rPr>
      </w:pPr>
      <w:ins w:id="188" w:author="Ярослав Ханевский" w:date="2023-09-22T22:54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customXmlInsRangeStart w:id="189" w:author="Ярослав Ханевский" w:date="2023-09-21T20:14:00Z"/>
    <w:bookmarkStart w:id="190" w:name="_Toc14632190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4495032"/>
        <w:docPartObj>
          <w:docPartGallery w:val="Bibliographies"/>
          <w:docPartUnique/>
        </w:docPartObj>
      </w:sdtPr>
      <w:sdtEndPr/>
      <w:sdtContent>
        <w:customXmlInsRangeEnd w:id="189"/>
        <w:p w14:paraId="5828996A" w14:textId="77777777" w:rsidR="00A234AA" w:rsidRDefault="00A234AA">
          <w:pPr>
            <w:pStyle w:val="1"/>
            <w:jc w:val="center"/>
            <w:rPr>
              <w:ins w:id="191" w:author="Ярослав Ханевский" w:date="2023-09-21T20:14:00Z"/>
            </w:rPr>
            <w:pPrChange w:id="192" w:author="Ярослав Ханевский" w:date="2023-09-21T20:14:00Z">
              <w:pPr>
                <w:pStyle w:val="1"/>
              </w:pPr>
            </w:pPrChange>
          </w:pPr>
          <w:ins w:id="193" w:author="Ярослав Ханевский" w:date="2023-09-21T20:14:00Z">
            <w:r>
              <w:t>Список литературы</w:t>
            </w:r>
            <w:bookmarkEnd w:id="190"/>
          </w:ins>
        </w:p>
        <w:customXmlInsRangeStart w:id="194" w:author="Ярослав Ханевский" w:date="2023-09-21T20:14:00Z"/>
        <w:sdt>
          <w:sdtPr>
            <w:id w:val="111145805"/>
            <w:bibliography/>
          </w:sdtPr>
          <w:sdtEndPr/>
          <w:sdtContent>
            <w:customXmlInsRangeEnd w:id="194"/>
            <w:p w14:paraId="28925DA3" w14:textId="77777777" w:rsidR="00A234AA" w:rsidRDefault="00A234AA" w:rsidP="00A234AA">
              <w:pPr>
                <w:pStyle w:val="af6"/>
                <w:ind w:left="720" w:hanging="720"/>
                <w:rPr>
                  <w:noProof/>
                  <w:sz w:val="24"/>
                  <w:szCs w:val="24"/>
                </w:rPr>
              </w:pPr>
              <w:ins w:id="195" w:author="Ярослав Ханевский" w:date="2023-09-21T20:14:00Z">
                <w:r>
                  <w:fldChar w:fldCharType="begin"/>
                </w:r>
                <w:r>
                  <w:instrText>BIBLIOGRAPHY</w:instrText>
                </w:r>
                <w:r>
                  <w:fldChar w:fldCharType="separate"/>
                </w:r>
              </w:ins>
              <w:r>
                <w:rPr>
                  <w:i/>
                  <w:iCs/>
                  <w:noProof/>
                </w:rPr>
                <w:t>Жигулевск</w:t>
              </w:r>
              <w:r>
                <w:rPr>
                  <w:noProof/>
                </w:rPr>
                <w:t>. (б.д.). Получено из Wikipedia: https://ru.wikipedia.org/wiki/Жигулёвск</w:t>
              </w:r>
            </w:p>
            <w:p w14:paraId="121EFFCC" w14:textId="77777777" w:rsidR="00A234AA" w:rsidRDefault="00A234AA" w:rsidP="00A234AA">
              <w:pPr>
                <w:pStyle w:val="af6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Кафедра автоматизированных систем управления</w:t>
              </w:r>
              <w:r>
                <w:rPr>
                  <w:noProof/>
                </w:rPr>
                <w:t>. (б.д.). Получено из gubkin.ru: https://www.gubkin.ru/faculty/automation_and_computer_science/chairs_and_departments/asu/</w:t>
              </w:r>
            </w:p>
            <w:p w14:paraId="4A47F6D2" w14:textId="77777777" w:rsidR="000217E0" w:rsidRPr="00A234AA" w:rsidRDefault="00A234AA">
              <w:pPr>
                <w:pPrChange w:id="196" w:author="Ярослав Ханевский" w:date="2023-09-21T20:10:00Z">
                  <w:pPr>
                    <w:pStyle w:val="a5"/>
                    <w:numPr>
                      <w:numId w:val="3"/>
                    </w:numPr>
                    <w:ind w:hanging="360"/>
                  </w:pPr>
                </w:pPrChange>
              </w:pPr>
              <w:ins w:id="197" w:author="Ярослав Ханевский" w:date="2023-09-21T20:14:00Z">
                <w:r>
                  <w:rPr>
                    <w:b/>
                    <w:bCs/>
                  </w:rPr>
                  <w:fldChar w:fldCharType="end"/>
                </w:r>
              </w:ins>
            </w:p>
            <w:customXmlInsRangeStart w:id="198" w:author="Ярослав Ханевский" w:date="2023-09-21T20:14:00Z"/>
          </w:sdtContent>
        </w:sdt>
        <w:customXmlInsRangeEnd w:id="198"/>
        <w:customXmlInsRangeStart w:id="199" w:author="Ярослав Ханевский" w:date="2023-09-21T20:14:00Z"/>
      </w:sdtContent>
    </w:sdt>
    <w:customXmlInsRangeEnd w:id="199"/>
    <w:bookmarkEnd w:id="1" w:displacedByCustomXml="prev"/>
    <w:sectPr w:rsidR="000217E0" w:rsidRPr="00A234AA" w:rsidSect="00DA49E7">
      <w:type w:val="continuous"/>
      <w:pgSz w:w="11906" w:h="16838" w:code="9"/>
      <w:pgMar w:top="1134" w:right="850" w:bottom="1134" w:left="1701" w:header="708" w:footer="708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79F37" w14:textId="77777777" w:rsidR="00854CA0" w:rsidRDefault="00854CA0" w:rsidP="003A3884">
      <w:pPr>
        <w:spacing w:after="0" w:line="240" w:lineRule="auto"/>
      </w:pPr>
      <w:r>
        <w:separator/>
      </w:r>
    </w:p>
  </w:endnote>
  <w:endnote w:type="continuationSeparator" w:id="0">
    <w:p w14:paraId="24FFF740" w14:textId="77777777" w:rsidR="00854CA0" w:rsidRDefault="00854CA0" w:rsidP="003A3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D3EBC" w14:textId="608F0C86" w:rsidR="006836EE" w:rsidRPr="006836EE" w:rsidRDefault="006836EE">
    <w:pPr>
      <w:pStyle w:val="aa"/>
      <w:shd w:val="clear" w:color="auto" w:fill="E7E6E6" w:themeFill="background2"/>
      <w:jc w:val="center"/>
      <w:rPr>
        <w:rFonts w:ascii="Arial" w:hAnsi="Arial" w:cs="Arial"/>
        <w:color w:val="FF0000"/>
        <w:sz w:val="34"/>
        <w:szCs w:val="34"/>
        <w:u w:val="double"/>
        <w:rPrChange w:id="63" w:author="Ярослав Ханевский" w:date="2023-09-22T21:47:00Z">
          <w:rPr/>
        </w:rPrChange>
      </w:rPr>
      <w:pPrChange w:id="64" w:author="Ярослав Ханевский" w:date="2023-09-22T21:47:00Z">
        <w:pPr>
          <w:pStyle w:val="aa"/>
        </w:pPr>
      </w:pPrChange>
    </w:pPr>
    <w:ins w:id="65" w:author="Ярослав Ханевский" w:date="2023-09-22T21:46:00Z">
      <w:r w:rsidRPr="00C5708E">
        <w:rPr>
          <w:rFonts w:ascii="Arial" w:hAnsi="Arial" w:cs="Arial"/>
          <w:color w:val="FF0000"/>
          <w:sz w:val="34"/>
          <w:szCs w:val="34"/>
          <w:u w:val="double"/>
        </w:rPr>
        <w:t xml:space="preserve">Страница 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begin"/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instrText>PAGE  \* Arabic  \* MERGEFORMAT</w:instrTex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separate"/>
      </w:r>
      <w:r>
        <w:rPr>
          <w:rFonts w:ascii="Arial" w:hAnsi="Arial" w:cs="Arial"/>
          <w:b/>
          <w:bCs/>
          <w:color w:val="FF0000"/>
          <w:sz w:val="34"/>
          <w:szCs w:val="34"/>
          <w:u w:val="double"/>
        </w:rPr>
        <w:t>1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end"/>
      </w:r>
      <w:r w:rsidRPr="00C5708E">
        <w:rPr>
          <w:rFonts w:ascii="Arial" w:hAnsi="Arial" w:cs="Arial"/>
          <w:color w:val="FF0000"/>
          <w:sz w:val="34"/>
          <w:szCs w:val="34"/>
          <w:u w:val="double"/>
        </w:rPr>
        <w:t xml:space="preserve"> из 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begin"/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instrText>NUMPAGES  \* Arabic  \* MERGEFORMAT</w:instrTex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separate"/>
      </w:r>
      <w:r>
        <w:rPr>
          <w:rFonts w:ascii="Arial" w:hAnsi="Arial" w:cs="Arial"/>
          <w:b/>
          <w:bCs/>
          <w:color w:val="FF0000"/>
          <w:sz w:val="34"/>
          <w:szCs w:val="34"/>
          <w:u w:val="double"/>
        </w:rPr>
        <w:t>12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end"/>
      </w:r>
    </w:ins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BC24C" w14:textId="0F2BAAEC" w:rsidR="003C0684" w:rsidRPr="00AB37BE" w:rsidRDefault="00AB37BE">
    <w:pPr>
      <w:pStyle w:val="aa"/>
      <w:shd w:val="clear" w:color="auto" w:fill="E7E6E6" w:themeFill="background2"/>
      <w:jc w:val="center"/>
      <w:rPr>
        <w:rFonts w:ascii="Arial" w:hAnsi="Arial" w:cs="Arial"/>
        <w:color w:val="FF0000"/>
        <w:sz w:val="34"/>
        <w:szCs w:val="34"/>
        <w:u w:val="double"/>
        <w:rPrChange w:id="70" w:author="Ярослав Ханевский" w:date="2023-09-22T22:20:00Z">
          <w:rPr/>
        </w:rPrChange>
      </w:rPr>
      <w:pPrChange w:id="71" w:author="Ярослав Ханевский" w:date="2023-09-22T22:20:00Z">
        <w:pPr>
          <w:pStyle w:val="aa"/>
        </w:pPr>
      </w:pPrChange>
    </w:pPr>
    <w:ins w:id="72" w:author="Ярослав Ханевский" w:date="2023-09-22T22:20:00Z">
      <w:r w:rsidRPr="00C5708E">
        <w:rPr>
          <w:rFonts w:ascii="Arial" w:hAnsi="Arial" w:cs="Arial"/>
          <w:color w:val="FF0000"/>
          <w:sz w:val="34"/>
          <w:szCs w:val="34"/>
          <w:u w:val="double"/>
        </w:rPr>
        <w:t xml:space="preserve">Страница 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begin"/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instrText>PAGE  \* Arabic  \* MERGEFORMAT</w:instrTex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separate"/>
      </w:r>
      <w:r>
        <w:rPr>
          <w:rFonts w:ascii="Arial" w:hAnsi="Arial" w:cs="Arial"/>
          <w:b/>
          <w:bCs/>
          <w:color w:val="FF0000"/>
          <w:sz w:val="34"/>
          <w:szCs w:val="34"/>
          <w:u w:val="double"/>
        </w:rPr>
        <w:t>1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end"/>
      </w:r>
      <w:r w:rsidRPr="00C5708E">
        <w:rPr>
          <w:rFonts w:ascii="Arial" w:hAnsi="Arial" w:cs="Arial"/>
          <w:color w:val="FF0000"/>
          <w:sz w:val="34"/>
          <w:szCs w:val="34"/>
          <w:u w:val="double"/>
        </w:rPr>
        <w:t xml:space="preserve"> из 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begin"/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instrText>NUMPAGES  \* Arabic  \* MERGEFORMAT</w:instrTex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separate"/>
      </w:r>
      <w:r>
        <w:rPr>
          <w:rFonts w:ascii="Arial" w:hAnsi="Arial" w:cs="Arial"/>
          <w:b/>
          <w:bCs/>
          <w:color w:val="FF0000"/>
          <w:sz w:val="34"/>
          <w:szCs w:val="34"/>
          <w:u w:val="double"/>
        </w:rPr>
        <w:t>7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end"/>
      </w:r>
    </w:ins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D884B" w14:textId="77777777" w:rsidR="00AB37BE" w:rsidRPr="00AB37BE" w:rsidRDefault="00AB37BE">
    <w:pPr>
      <w:pStyle w:val="aa"/>
      <w:shd w:val="clear" w:color="auto" w:fill="E7E6E6" w:themeFill="background2"/>
      <w:jc w:val="center"/>
      <w:rPr>
        <w:rFonts w:ascii="Arial" w:hAnsi="Arial" w:cs="Arial"/>
        <w:color w:val="FF0000"/>
        <w:sz w:val="34"/>
        <w:szCs w:val="34"/>
        <w:u w:val="double"/>
        <w:rPrChange w:id="88" w:author="Ярослав Ханевский" w:date="2023-09-22T22:20:00Z">
          <w:rPr/>
        </w:rPrChange>
      </w:rPr>
      <w:pPrChange w:id="89" w:author="Ярослав Ханевский" w:date="2023-09-22T22:20:00Z">
        <w:pPr>
          <w:pStyle w:val="aa"/>
        </w:pPr>
      </w:pPrChange>
    </w:pPr>
    <w:ins w:id="90" w:author="Ярослав Ханевский" w:date="2023-09-22T22:20:00Z">
      <w:r w:rsidRPr="00C5708E">
        <w:rPr>
          <w:rFonts w:ascii="Arial" w:hAnsi="Arial" w:cs="Arial"/>
          <w:color w:val="FF0000"/>
          <w:sz w:val="34"/>
          <w:szCs w:val="34"/>
          <w:u w:val="double"/>
        </w:rPr>
        <w:t xml:space="preserve">Страница 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begin"/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instrText>PAGE  \* Arabic  \* MERGEFORMAT</w:instrTex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separate"/>
      </w:r>
      <w:r>
        <w:rPr>
          <w:rFonts w:ascii="Arial" w:hAnsi="Arial" w:cs="Arial"/>
          <w:b/>
          <w:bCs/>
          <w:color w:val="FF0000"/>
          <w:sz w:val="34"/>
          <w:szCs w:val="34"/>
          <w:u w:val="double"/>
        </w:rPr>
        <w:t>1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end"/>
      </w:r>
      <w:r w:rsidRPr="00C5708E">
        <w:rPr>
          <w:rFonts w:ascii="Arial" w:hAnsi="Arial" w:cs="Arial"/>
          <w:color w:val="FF0000"/>
          <w:sz w:val="34"/>
          <w:szCs w:val="34"/>
          <w:u w:val="double"/>
        </w:rPr>
        <w:t xml:space="preserve"> из 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begin"/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instrText>NUMPAGES  \* Arabic  \* MERGEFORMAT</w:instrTex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separate"/>
      </w:r>
      <w:r>
        <w:rPr>
          <w:rFonts w:ascii="Arial" w:hAnsi="Arial" w:cs="Arial"/>
          <w:b/>
          <w:bCs/>
          <w:color w:val="FF0000"/>
          <w:sz w:val="34"/>
          <w:szCs w:val="34"/>
          <w:u w:val="double"/>
        </w:rPr>
        <w:t>7</w:t>
      </w:r>
      <w:r w:rsidRPr="00C5708E">
        <w:rPr>
          <w:rFonts w:ascii="Arial" w:hAnsi="Arial" w:cs="Arial"/>
          <w:b/>
          <w:bCs/>
          <w:color w:val="FF0000"/>
          <w:sz w:val="34"/>
          <w:szCs w:val="34"/>
          <w:u w:val="double"/>
        </w:rPr>
        <w:fldChar w:fldCharType="end"/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B0224" w14:textId="77777777" w:rsidR="00854CA0" w:rsidRDefault="00854CA0" w:rsidP="003A3884">
      <w:pPr>
        <w:spacing w:after="0" w:line="240" w:lineRule="auto"/>
      </w:pPr>
      <w:r>
        <w:separator/>
      </w:r>
    </w:p>
  </w:footnote>
  <w:footnote w:type="continuationSeparator" w:id="0">
    <w:p w14:paraId="1FDAED42" w14:textId="77777777" w:rsidR="00854CA0" w:rsidRDefault="00854CA0" w:rsidP="003A3884">
      <w:pPr>
        <w:spacing w:after="0" w:line="240" w:lineRule="auto"/>
      </w:pPr>
      <w:r>
        <w:continuationSeparator/>
      </w:r>
    </w:p>
  </w:footnote>
  <w:footnote w:id="1">
    <w:p w14:paraId="29C3A2F9" w14:textId="77777777" w:rsidR="00F62A07" w:rsidRDefault="00F62A07" w:rsidP="00F62A07">
      <w:pPr>
        <w:pStyle w:val="ae"/>
      </w:pPr>
      <w:r>
        <w:rPr>
          <w:rStyle w:val="af0"/>
        </w:rPr>
        <w:footnoteRef/>
      </w:r>
      <w:r>
        <w:t xml:space="preserve"> </w:t>
      </w:r>
      <w:r w:rsidRPr="00F62A07">
        <w:rPr>
          <w:rFonts w:cstheme="minorHAnsi"/>
          <w:color w:val="333333"/>
          <w:sz w:val="22"/>
          <w:szCs w:val="22"/>
          <w:shd w:val="clear" w:color="auto" w:fill="FFFFFF"/>
        </w:rPr>
        <w:t>Название «Таджикистан» (тадж. Тоҷикистон; перс. تاجیکستان ‎ — Тоҷикисто́н — «</w:t>
      </w:r>
      <w:r w:rsidRPr="00F62A07">
        <w:rPr>
          <w:rFonts w:cstheme="minorHAnsi"/>
          <w:b/>
          <w:bCs/>
          <w:color w:val="333333"/>
          <w:sz w:val="22"/>
          <w:szCs w:val="22"/>
          <w:shd w:val="clear" w:color="auto" w:fill="FFFFFF"/>
        </w:rPr>
        <w:t>страна таджиков</w:t>
      </w:r>
      <w:r w:rsidRPr="00F62A07">
        <w:rPr>
          <w:rFonts w:cstheme="minorHAnsi"/>
          <w:color w:val="333333"/>
          <w:sz w:val="22"/>
          <w:szCs w:val="22"/>
          <w:shd w:val="clear" w:color="auto" w:fill="FFFFFF"/>
        </w:rPr>
        <w:t>») происходит от самоназвания таджиков и суффикса -истан / -стан.</w:t>
      </w:r>
    </w:p>
  </w:footnote>
  <w:footnote w:id="2">
    <w:p w14:paraId="5150033F" w14:textId="77777777" w:rsidR="00F62A07" w:rsidRDefault="00F62A07">
      <w:pPr>
        <w:pStyle w:val="ae"/>
      </w:pPr>
      <w:r>
        <w:rPr>
          <w:rStyle w:val="af0"/>
        </w:rPr>
        <w:footnoteRef/>
      </w:r>
      <w:r>
        <w:t xml:space="preserve"> </w:t>
      </w:r>
      <w:r w:rsidR="00510978" w:rsidRPr="00510978">
        <w:rPr>
          <w:rFonts w:cstheme="minorHAnsi"/>
          <w:color w:val="333333"/>
          <w:sz w:val="22"/>
          <w:szCs w:val="22"/>
          <w:shd w:val="clear" w:color="auto" w:fill="FFFFFF"/>
        </w:rPr>
        <w:t>Иоанн Кронштадтский – священник РПЦ, митрофорный протоиерей, проповедник, писатель, церковно-общественный деятель. Поддерживал правоконсервативные и монархические силы.</w:t>
      </w:r>
    </w:p>
  </w:footnote>
  <w:footnote w:id="3">
    <w:p w14:paraId="05996B18" w14:textId="77777777" w:rsidR="00510978" w:rsidRDefault="00510978">
      <w:pPr>
        <w:pStyle w:val="ae"/>
      </w:pPr>
      <w:r>
        <w:rPr>
          <w:rStyle w:val="af0"/>
        </w:rPr>
        <w:footnoteRef/>
      </w:r>
      <w:r>
        <w:t xml:space="preserve"> </w:t>
      </w:r>
      <w:proofErr w:type="spellStart"/>
      <w:r w:rsidRPr="00510978">
        <w:rPr>
          <w:sz w:val="22"/>
          <w:szCs w:val="22"/>
        </w:rPr>
        <w:t>WorldSkills</w:t>
      </w:r>
      <w:proofErr w:type="spellEnd"/>
      <w:r w:rsidRPr="00510978">
        <w:rPr>
          <w:sz w:val="22"/>
          <w:szCs w:val="22"/>
        </w:rPr>
        <w:t xml:space="preserve"> </w:t>
      </w:r>
      <w:proofErr w:type="spellStart"/>
      <w:r w:rsidRPr="00510978">
        <w:rPr>
          <w:sz w:val="22"/>
          <w:szCs w:val="22"/>
        </w:rPr>
        <w:t>Russia</w:t>
      </w:r>
      <w:proofErr w:type="spellEnd"/>
      <w:r w:rsidRPr="00510978">
        <w:rPr>
          <w:sz w:val="22"/>
          <w:szCs w:val="22"/>
        </w:rPr>
        <w:t xml:space="preserve"> </w:t>
      </w:r>
      <w:proofErr w:type="spellStart"/>
      <w:r w:rsidRPr="00510978">
        <w:rPr>
          <w:sz w:val="22"/>
          <w:szCs w:val="22"/>
        </w:rPr>
        <w:t>Juniors</w:t>
      </w:r>
      <w:proofErr w:type="spellEnd"/>
      <w:r w:rsidRPr="00510978">
        <w:rPr>
          <w:sz w:val="22"/>
          <w:szCs w:val="22"/>
        </w:rPr>
        <w:t xml:space="preserve"> – проект </w:t>
      </w:r>
      <w:proofErr w:type="spellStart"/>
      <w:r w:rsidRPr="00510978">
        <w:rPr>
          <w:sz w:val="22"/>
          <w:szCs w:val="22"/>
        </w:rPr>
        <w:t>Ворлдскиллс</w:t>
      </w:r>
      <w:proofErr w:type="spellEnd"/>
      <w:r w:rsidRPr="00510978">
        <w:rPr>
          <w:sz w:val="22"/>
          <w:szCs w:val="22"/>
        </w:rPr>
        <w:t xml:space="preserve"> Россия, основной миссией которого является предоставление школьникам возможности осознанно выбрать профессию в быстро меняющемся мире, определиться с образовательной траекторией и в будущем найти свое место на рынке труда.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62AD4" w14:textId="77777777" w:rsidR="00DA0F5C" w:rsidRPr="00DA0F5C" w:rsidRDefault="000C3E08" w:rsidP="00101372">
    <w:pPr>
      <w:pStyle w:val="a8"/>
      <w:shd w:val="clear" w:color="auto" w:fill="E7E6E6" w:themeFill="background2"/>
      <w:jc w:val="right"/>
      <w:rPr>
        <w:rFonts w:cstheme="minorHAnsi"/>
        <w:sz w:val="24"/>
        <w:szCs w:val="24"/>
      </w:rPr>
    </w:pPr>
    <w:bookmarkStart w:id="62" w:name="_Hlk146313222"/>
    <w:r w:rsidRPr="00DA0F5C">
      <w:rPr>
        <w:rFonts w:cstheme="minorHAnsi"/>
        <w:sz w:val="24"/>
        <w:szCs w:val="24"/>
      </w:rPr>
      <w:t>Хане</w:t>
    </w:r>
    <w:r w:rsidR="00101372">
      <w:rPr>
        <w:rFonts w:cstheme="minorHAnsi"/>
        <w:sz w:val="24"/>
        <w:szCs w:val="24"/>
      </w:rPr>
      <w:t>в</w:t>
    </w:r>
    <w:r w:rsidRPr="00DA0F5C">
      <w:rPr>
        <w:rFonts w:cstheme="minorHAnsi"/>
        <w:sz w:val="24"/>
        <w:szCs w:val="24"/>
      </w:rPr>
      <w:t xml:space="preserve">ский </w:t>
    </w:r>
    <w:r w:rsidR="00DA0F5C" w:rsidRPr="00DA0F5C">
      <w:rPr>
        <w:rFonts w:cstheme="minorHAnsi"/>
        <w:sz w:val="24"/>
        <w:szCs w:val="24"/>
      </w:rPr>
      <w:t>Ярослав</w:t>
    </w:r>
    <w:bookmarkEnd w:id="62"/>
    <w:r w:rsidR="006660DD" w:rsidRPr="00DA0F5C">
      <w:rPr>
        <w:rFonts w:cstheme="minorHAnsi"/>
        <w:noProof/>
        <w:sz w:val="24"/>
        <w:szCs w:val="24"/>
      </w:rPr>
      <w:drawing>
        <wp:inline distT="0" distB="0" distL="0" distR="0" wp14:anchorId="44A1E304" wp14:editId="118EDCF5">
          <wp:extent cx="270000" cy="270000"/>
          <wp:effectExtent l="0" t="0" r="0" b="0"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000" cy="27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95CF46" w14:textId="77777777" w:rsidR="006660DD" w:rsidRDefault="006660DD" w:rsidP="00DA0F5C">
    <w:pPr>
      <w:pStyle w:val="a8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E80BA" w14:textId="77777777" w:rsidR="00101372" w:rsidRDefault="00101372" w:rsidP="00101372">
    <w:pPr>
      <w:pStyle w:val="a8"/>
      <w:shd w:val="clear" w:color="auto" w:fill="E7E6E6" w:themeFill="background2"/>
      <w:jc w:val="right"/>
    </w:pPr>
    <w:r w:rsidRPr="00DA0F5C">
      <w:rPr>
        <w:rFonts w:cstheme="minorHAnsi"/>
        <w:sz w:val="24"/>
        <w:szCs w:val="24"/>
      </w:rPr>
      <w:t>Хане</w:t>
    </w:r>
    <w:r>
      <w:rPr>
        <w:rFonts w:cstheme="minorHAnsi"/>
        <w:sz w:val="24"/>
        <w:szCs w:val="24"/>
      </w:rPr>
      <w:t>в</w:t>
    </w:r>
    <w:r w:rsidRPr="00DA0F5C">
      <w:rPr>
        <w:rFonts w:cstheme="minorHAnsi"/>
        <w:sz w:val="24"/>
        <w:szCs w:val="24"/>
      </w:rPr>
      <w:t>ский Ярослав</w:t>
    </w:r>
    <w:r w:rsidRPr="00DA0F5C">
      <w:rPr>
        <w:rFonts w:cstheme="minorHAnsi"/>
        <w:noProof/>
        <w:sz w:val="24"/>
        <w:szCs w:val="24"/>
      </w:rPr>
      <w:drawing>
        <wp:inline distT="0" distB="0" distL="0" distR="0" wp14:anchorId="30BF67F0" wp14:editId="3A034039">
          <wp:extent cx="270000" cy="270000"/>
          <wp:effectExtent l="0" t="0" r="0" b="0"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000" cy="27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7B89"/>
    <w:multiLevelType w:val="multilevel"/>
    <w:tmpl w:val="25EACEB0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20150059"/>
    <w:multiLevelType w:val="hybridMultilevel"/>
    <w:tmpl w:val="2B40B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64ED1"/>
    <w:multiLevelType w:val="multilevel"/>
    <w:tmpl w:val="F26003A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Ярослав Ханевский">
    <w15:presenceInfo w15:providerId="Windows Live" w15:userId="a751ba6e29cef0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trackRevisions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719"/>
    <w:rsid w:val="00001D14"/>
    <w:rsid w:val="000217E0"/>
    <w:rsid w:val="00042923"/>
    <w:rsid w:val="00066591"/>
    <w:rsid w:val="0008392E"/>
    <w:rsid w:val="000C3E08"/>
    <w:rsid w:val="000F067F"/>
    <w:rsid w:val="00101372"/>
    <w:rsid w:val="00104D81"/>
    <w:rsid w:val="0012409F"/>
    <w:rsid w:val="001E036F"/>
    <w:rsid w:val="00202192"/>
    <w:rsid w:val="00253D12"/>
    <w:rsid w:val="00333FFF"/>
    <w:rsid w:val="00396C95"/>
    <w:rsid w:val="003A0F95"/>
    <w:rsid w:val="003A3884"/>
    <w:rsid w:val="003C0684"/>
    <w:rsid w:val="003F2210"/>
    <w:rsid w:val="004551F9"/>
    <w:rsid w:val="00491DEA"/>
    <w:rsid w:val="004C494A"/>
    <w:rsid w:val="00510978"/>
    <w:rsid w:val="00513E1F"/>
    <w:rsid w:val="00517E92"/>
    <w:rsid w:val="00557C00"/>
    <w:rsid w:val="005619CE"/>
    <w:rsid w:val="00565583"/>
    <w:rsid w:val="00614DCB"/>
    <w:rsid w:val="00641719"/>
    <w:rsid w:val="006660DD"/>
    <w:rsid w:val="006836EE"/>
    <w:rsid w:val="007505E5"/>
    <w:rsid w:val="0079425F"/>
    <w:rsid w:val="007A383B"/>
    <w:rsid w:val="007D3AA2"/>
    <w:rsid w:val="007E7CC1"/>
    <w:rsid w:val="00810D4E"/>
    <w:rsid w:val="00827D1C"/>
    <w:rsid w:val="00854CA0"/>
    <w:rsid w:val="008D0866"/>
    <w:rsid w:val="008E0BE5"/>
    <w:rsid w:val="008F72E0"/>
    <w:rsid w:val="009112A2"/>
    <w:rsid w:val="009A1835"/>
    <w:rsid w:val="009D34A5"/>
    <w:rsid w:val="00A234AA"/>
    <w:rsid w:val="00A964DB"/>
    <w:rsid w:val="00AA4214"/>
    <w:rsid w:val="00AB11B8"/>
    <w:rsid w:val="00AB37BE"/>
    <w:rsid w:val="00B06A0C"/>
    <w:rsid w:val="00B6503D"/>
    <w:rsid w:val="00C053EC"/>
    <w:rsid w:val="00C4118D"/>
    <w:rsid w:val="00C758B8"/>
    <w:rsid w:val="00CE50E4"/>
    <w:rsid w:val="00CE7523"/>
    <w:rsid w:val="00CF13DF"/>
    <w:rsid w:val="00CF3FA0"/>
    <w:rsid w:val="00DA0F5C"/>
    <w:rsid w:val="00DA49E7"/>
    <w:rsid w:val="00DD3185"/>
    <w:rsid w:val="00E53508"/>
    <w:rsid w:val="00E80E9C"/>
    <w:rsid w:val="00EF7AE1"/>
    <w:rsid w:val="00F6204D"/>
    <w:rsid w:val="00F62A07"/>
    <w:rsid w:val="00FA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F1BADA7"/>
  <w15:chartTrackingRefBased/>
  <w15:docId w15:val="{51711147-2F01-400E-9762-BF98E7410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7C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2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11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4118D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E5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57C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9425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942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link w:val="a7"/>
    <w:uiPriority w:val="1"/>
    <w:qFormat/>
    <w:rsid w:val="00001D14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001D14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3A38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A3884"/>
  </w:style>
  <w:style w:type="paragraph" w:styleId="aa">
    <w:name w:val="footer"/>
    <w:basedOn w:val="a"/>
    <w:link w:val="ab"/>
    <w:uiPriority w:val="99"/>
    <w:unhideWhenUsed/>
    <w:rsid w:val="003A38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A3884"/>
  </w:style>
  <w:style w:type="paragraph" w:styleId="ac">
    <w:name w:val="caption"/>
    <w:basedOn w:val="a"/>
    <w:next w:val="a"/>
    <w:uiPriority w:val="35"/>
    <w:unhideWhenUsed/>
    <w:qFormat/>
    <w:rsid w:val="00CF3F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"/>
    <w:next w:val="a"/>
    <w:uiPriority w:val="99"/>
    <w:unhideWhenUsed/>
    <w:rsid w:val="00F62A07"/>
    <w:pPr>
      <w:spacing w:after="0"/>
    </w:pPr>
  </w:style>
  <w:style w:type="paragraph" w:styleId="ae">
    <w:name w:val="footnote text"/>
    <w:basedOn w:val="a"/>
    <w:link w:val="af"/>
    <w:uiPriority w:val="99"/>
    <w:semiHidden/>
    <w:unhideWhenUsed/>
    <w:rsid w:val="00F62A0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F62A0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F62A07"/>
    <w:rPr>
      <w:vertAlign w:val="superscript"/>
    </w:rPr>
  </w:style>
  <w:style w:type="paragraph" w:styleId="12">
    <w:name w:val="index 1"/>
    <w:basedOn w:val="a"/>
    <w:next w:val="a"/>
    <w:autoRedefine/>
    <w:uiPriority w:val="99"/>
    <w:unhideWhenUsed/>
    <w:rsid w:val="00F6204D"/>
    <w:pPr>
      <w:spacing w:after="0"/>
      <w:ind w:left="220" w:hanging="220"/>
    </w:pPr>
    <w:rPr>
      <w:rFonts w:cstheme="minorHAnsi"/>
      <w:sz w:val="18"/>
      <w:szCs w:val="18"/>
    </w:rPr>
  </w:style>
  <w:style w:type="paragraph" w:styleId="21">
    <w:name w:val="index 2"/>
    <w:basedOn w:val="a"/>
    <w:next w:val="a"/>
    <w:autoRedefine/>
    <w:uiPriority w:val="99"/>
    <w:unhideWhenUsed/>
    <w:rsid w:val="00B06A0C"/>
    <w:pPr>
      <w:spacing w:after="0"/>
      <w:ind w:left="440" w:hanging="220"/>
    </w:pPr>
    <w:rPr>
      <w:rFonts w:cstheme="minorHAnsi"/>
      <w:sz w:val="18"/>
      <w:szCs w:val="18"/>
    </w:rPr>
  </w:style>
  <w:style w:type="paragraph" w:styleId="3">
    <w:name w:val="index 3"/>
    <w:basedOn w:val="a"/>
    <w:next w:val="a"/>
    <w:autoRedefine/>
    <w:uiPriority w:val="99"/>
    <w:unhideWhenUsed/>
    <w:rsid w:val="00B06A0C"/>
    <w:pPr>
      <w:spacing w:after="0"/>
      <w:ind w:left="660" w:hanging="220"/>
    </w:pPr>
    <w:rPr>
      <w:rFonts w:cs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B06A0C"/>
    <w:pPr>
      <w:spacing w:after="0"/>
      <w:ind w:left="880" w:hanging="220"/>
    </w:pPr>
    <w:rPr>
      <w:rFonts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B06A0C"/>
    <w:pPr>
      <w:spacing w:after="0"/>
      <w:ind w:left="1100" w:hanging="220"/>
    </w:pPr>
    <w:rPr>
      <w:rFonts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B06A0C"/>
    <w:pPr>
      <w:spacing w:after="0"/>
      <w:ind w:left="1320" w:hanging="220"/>
    </w:pPr>
    <w:rPr>
      <w:rFonts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B06A0C"/>
    <w:pPr>
      <w:spacing w:after="0"/>
      <w:ind w:left="1540" w:hanging="220"/>
    </w:pPr>
    <w:rPr>
      <w:rFonts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B06A0C"/>
    <w:pPr>
      <w:spacing w:after="0"/>
      <w:ind w:left="1760" w:hanging="220"/>
    </w:pPr>
    <w:rPr>
      <w:rFonts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B06A0C"/>
    <w:pPr>
      <w:spacing w:after="0"/>
      <w:ind w:left="1980" w:hanging="220"/>
    </w:pPr>
    <w:rPr>
      <w:rFonts w:cstheme="minorHAnsi"/>
      <w:sz w:val="18"/>
      <w:szCs w:val="18"/>
    </w:rPr>
  </w:style>
  <w:style w:type="paragraph" w:styleId="af1">
    <w:name w:val="index heading"/>
    <w:basedOn w:val="a"/>
    <w:next w:val="12"/>
    <w:uiPriority w:val="99"/>
    <w:unhideWhenUsed/>
    <w:rsid w:val="00B06A0C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af2">
    <w:name w:val="toa heading"/>
    <w:basedOn w:val="a"/>
    <w:next w:val="a"/>
    <w:uiPriority w:val="99"/>
    <w:unhideWhenUsed/>
    <w:rsid w:val="00B06A0C"/>
    <w:pPr>
      <w:spacing w:before="240" w:after="120"/>
    </w:pPr>
    <w:rPr>
      <w:rFonts w:cstheme="minorHAnsi"/>
      <w:b/>
      <w:bCs/>
      <w:caps/>
      <w:sz w:val="20"/>
      <w:szCs w:val="20"/>
    </w:rPr>
  </w:style>
  <w:style w:type="paragraph" w:styleId="af3">
    <w:name w:val="table of authorities"/>
    <w:basedOn w:val="a"/>
    <w:next w:val="a"/>
    <w:uiPriority w:val="99"/>
    <w:unhideWhenUsed/>
    <w:rsid w:val="00B06A0C"/>
    <w:pPr>
      <w:spacing w:after="0"/>
      <w:ind w:left="220" w:hanging="220"/>
    </w:pPr>
    <w:rPr>
      <w:rFonts w:cstheme="minorHAnsi"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B06A0C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FA6694"/>
    <w:rPr>
      <w:color w:val="954F72" w:themeColor="followedHyperlink"/>
      <w:u w:val="single"/>
    </w:rPr>
  </w:style>
  <w:style w:type="paragraph" w:styleId="af6">
    <w:name w:val="Bibliography"/>
    <w:basedOn w:val="a"/>
    <w:next w:val="a"/>
    <w:uiPriority w:val="37"/>
    <w:unhideWhenUsed/>
    <w:rsid w:val="000217E0"/>
  </w:style>
  <w:style w:type="paragraph" w:styleId="af7">
    <w:name w:val="Balloon Text"/>
    <w:basedOn w:val="a"/>
    <w:link w:val="af8"/>
    <w:uiPriority w:val="99"/>
    <w:semiHidden/>
    <w:unhideWhenUsed/>
    <w:rsid w:val="00104D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104D81"/>
    <w:rPr>
      <w:rFonts w:ascii="Segoe UI" w:hAnsi="Segoe UI" w:cs="Segoe UI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8D0866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D0866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D086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0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&#1046;&#1080;&#1075;&#1091;&#1083;&#1105;&#1074;&#1089;&#1082;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Жиг</b:Tag>
    <b:SourceType>InternetSite</b:SourceType>
    <b:Guid>{57F49DA5-F4E6-4AAF-A6CD-C4414D90B8F2}</b:Guid>
    <b:Title>Жигулевск</b:Title>
    <b:InternetSiteTitle>Wikipedia</b:InternetSiteTitle>
    <b:URL>https://ru.wikipedia.org/wiki/Жигулёвск</b:URL>
    <b:RefOrder>1</b:RefOrder>
  </b:Source>
  <b:Source>
    <b:Tag>Каф</b:Tag>
    <b:SourceType>InternetSite</b:SourceType>
    <b:Guid>{DD8F589E-B86F-42F6-89BF-6E6E8C1D0A97}</b:Guid>
    <b:Title>Кафедра автоматизированных систем управления</b:Title>
    <b:InternetSiteTitle>gubkin.ru</b:InternetSiteTitle>
    <b:URL>https://www.gubkin.ru/faculty/automation_and_computer_science/chairs_and_departments/asu/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840EF7-5B4D-4FCD-BE55-1FA9968C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9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Ярослав Ханевский</dc:creator>
  <cp:keywords/>
  <dc:description/>
  <cp:lastModifiedBy>Ярослав Ханевский</cp:lastModifiedBy>
  <cp:revision>26</cp:revision>
  <dcterms:created xsi:type="dcterms:W3CDTF">2023-09-05T09:50:00Z</dcterms:created>
  <dcterms:modified xsi:type="dcterms:W3CDTF">2023-09-24T09:05:00Z</dcterms:modified>
</cp:coreProperties>
</file>